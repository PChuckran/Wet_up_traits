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F9134" w14:textId="23B7A2CF" w:rsidR="003D3321" w:rsidRDefault="00EF084E" w:rsidP="0004067B">
      <w:pPr>
        <w:spacing w:line="480" w:lineRule="auto"/>
        <w:rPr>
          <w:ins w:id="0" w:author="Blazewicz, Steven Joseph" w:date="2023-11-08T14:19:00Z"/>
          <w:rStyle w:val="notion-enable-hover"/>
          <w:rFonts w:ascii="Times" w:hAnsi="Times"/>
          <w:b/>
          <w:bCs/>
        </w:rPr>
      </w:pPr>
      <w:commentRangeStart w:id="1"/>
      <w:r w:rsidRPr="0004067B">
        <w:rPr>
          <w:rStyle w:val="notion-enable-hover"/>
          <w:rFonts w:ascii="Times" w:hAnsi="Times"/>
          <w:b/>
          <w:bCs/>
        </w:rPr>
        <w:t>Genomic t</w:t>
      </w:r>
      <w:r w:rsidR="003D3321" w:rsidRPr="0004067B">
        <w:rPr>
          <w:rStyle w:val="notion-enable-hover"/>
          <w:rFonts w:ascii="Times" w:hAnsi="Times"/>
          <w:b/>
          <w:bCs/>
        </w:rPr>
        <w:t xml:space="preserve">raits associated with </w:t>
      </w:r>
      <w:r w:rsidR="00AA297B" w:rsidRPr="0004067B">
        <w:rPr>
          <w:rStyle w:val="notion-enable-hover"/>
          <w:rFonts w:ascii="Times" w:hAnsi="Times"/>
          <w:b/>
          <w:bCs/>
        </w:rPr>
        <w:t xml:space="preserve">transcription and </w:t>
      </w:r>
      <w:r w:rsidR="001635FD" w:rsidRPr="0004067B">
        <w:rPr>
          <w:rStyle w:val="notion-enable-hover"/>
          <w:rFonts w:ascii="Times" w:hAnsi="Times"/>
          <w:b/>
          <w:bCs/>
          <w:i/>
          <w:iCs/>
        </w:rPr>
        <w:t>in situ</w:t>
      </w:r>
      <w:r w:rsidR="001635FD" w:rsidRPr="0004067B">
        <w:rPr>
          <w:rStyle w:val="notion-enable-hover"/>
          <w:rFonts w:ascii="Times" w:hAnsi="Times"/>
          <w:b/>
          <w:bCs/>
        </w:rPr>
        <w:t xml:space="preserve"> </w:t>
      </w:r>
      <w:r w:rsidR="003D3321" w:rsidRPr="0004067B">
        <w:rPr>
          <w:rStyle w:val="notion-enable-hover"/>
          <w:rFonts w:ascii="Times" w:hAnsi="Times"/>
          <w:b/>
          <w:bCs/>
        </w:rPr>
        <w:t xml:space="preserve">growth rates </w:t>
      </w:r>
      <w:r w:rsidRPr="0004067B">
        <w:rPr>
          <w:rStyle w:val="notion-enable-hover"/>
          <w:rFonts w:ascii="Times" w:hAnsi="Times"/>
          <w:b/>
          <w:bCs/>
        </w:rPr>
        <w:t>of</w:t>
      </w:r>
      <w:r w:rsidR="003D3321" w:rsidRPr="0004067B">
        <w:rPr>
          <w:rStyle w:val="notion-enable-hover"/>
          <w:rFonts w:ascii="Times" w:hAnsi="Times"/>
          <w:b/>
          <w:bCs/>
        </w:rPr>
        <w:t xml:space="preserve"> soil </w:t>
      </w:r>
      <w:r w:rsidRPr="0004067B">
        <w:rPr>
          <w:rStyle w:val="notion-enable-hover"/>
          <w:rFonts w:ascii="Times" w:hAnsi="Times"/>
          <w:b/>
          <w:bCs/>
        </w:rPr>
        <w:t>bacteria</w:t>
      </w:r>
      <w:r w:rsidR="001717B5">
        <w:rPr>
          <w:rStyle w:val="notion-enable-hover"/>
          <w:rFonts w:ascii="Times" w:hAnsi="Times"/>
          <w:b/>
          <w:bCs/>
        </w:rPr>
        <w:t xml:space="preserve"> upon</w:t>
      </w:r>
      <w:r w:rsidR="003D3321" w:rsidRPr="0004067B">
        <w:rPr>
          <w:rStyle w:val="notion-enable-hover"/>
          <w:rFonts w:ascii="Times" w:hAnsi="Times"/>
          <w:b/>
          <w:bCs/>
        </w:rPr>
        <w:t xml:space="preserve"> </w:t>
      </w:r>
      <w:proofErr w:type="gramStart"/>
      <w:r w:rsidR="003D3321" w:rsidRPr="0004067B">
        <w:rPr>
          <w:rStyle w:val="notion-enable-hover"/>
          <w:rFonts w:ascii="Times" w:hAnsi="Times"/>
          <w:b/>
          <w:bCs/>
        </w:rPr>
        <w:t>rewetting</w:t>
      </w:r>
      <w:proofErr w:type="gramEnd"/>
    </w:p>
    <w:p w14:paraId="35695E3F" w14:textId="1CF31541" w:rsidR="001717B5" w:rsidRDefault="001717B5" w:rsidP="0004067B">
      <w:pPr>
        <w:spacing w:line="480" w:lineRule="auto"/>
        <w:rPr>
          <w:ins w:id="2" w:author="Blazewicz, Steven Joseph" w:date="2023-11-08T14:19:00Z"/>
          <w:rStyle w:val="notion-enable-hover"/>
          <w:rFonts w:ascii="Times" w:hAnsi="Times"/>
          <w:b/>
          <w:bCs/>
        </w:rPr>
      </w:pPr>
      <w:ins w:id="3" w:author="Blazewicz, Steven Joseph" w:date="2023-11-08T14:19:00Z">
        <w:r>
          <w:rPr>
            <w:rStyle w:val="notion-enable-hover"/>
            <w:rFonts w:ascii="Times" w:hAnsi="Times"/>
            <w:b/>
            <w:bCs/>
          </w:rPr>
          <w:t xml:space="preserve">Is this too forward: </w:t>
        </w:r>
      </w:ins>
    </w:p>
    <w:p w14:paraId="025218A6" w14:textId="7A6FBF21" w:rsidR="001717B5" w:rsidRPr="0004067B" w:rsidRDefault="001717B5" w:rsidP="0004067B">
      <w:pPr>
        <w:spacing w:line="480" w:lineRule="auto"/>
        <w:rPr>
          <w:rStyle w:val="notion-enable-hover"/>
          <w:rFonts w:ascii="Times" w:hAnsi="Times"/>
          <w:b/>
          <w:bCs/>
        </w:rPr>
      </w:pPr>
      <w:ins w:id="4" w:author="Blazewicz, Steven Joseph" w:date="2023-11-08T14:21:00Z">
        <w:r>
          <w:rPr>
            <w:rStyle w:val="notion-enable-hover"/>
            <w:rFonts w:ascii="Times" w:hAnsi="Times"/>
            <w:b/>
            <w:bCs/>
          </w:rPr>
          <w:t xml:space="preserve">Genomic traits </w:t>
        </w:r>
      </w:ins>
      <w:ins w:id="5" w:author="Blazewicz, Steven Joseph" w:date="2023-11-08T14:22:00Z">
        <w:r>
          <w:rPr>
            <w:rStyle w:val="notion-enable-hover"/>
            <w:rFonts w:ascii="Times" w:hAnsi="Times"/>
            <w:b/>
            <w:bCs/>
          </w:rPr>
          <w:t xml:space="preserve">predict growth and transcription in soil bacteria after </w:t>
        </w:r>
        <w:proofErr w:type="gramStart"/>
        <w:r>
          <w:rPr>
            <w:rStyle w:val="notion-enable-hover"/>
            <w:rFonts w:ascii="Times" w:hAnsi="Times"/>
            <w:b/>
            <w:bCs/>
          </w:rPr>
          <w:t>rewetting</w:t>
        </w:r>
      </w:ins>
      <w:proofErr w:type="gramEnd"/>
    </w:p>
    <w:p w14:paraId="3AF39C32" w14:textId="7C827C96" w:rsidR="00F60B15" w:rsidRPr="0004067B" w:rsidRDefault="00F60B15" w:rsidP="0004067B">
      <w:pPr>
        <w:spacing w:line="480" w:lineRule="auto"/>
        <w:rPr>
          <w:rStyle w:val="notion-enable-hover"/>
          <w:rFonts w:ascii="Times" w:hAnsi="Times"/>
          <w:b/>
          <w:bCs/>
        </w:rPr>
      </w:pPr>
      <w:r w:rsidRPr="0004067B">
        <w:rPr>
          <w:rStyle w:val="notion-enable-hover"/>
          <w:rFonts w:ascii="Times" w:hAnsi="Times"/>
          <w:b/>
          <w:bCs/>
        </w:rPr>
        <w:t>OR</w:t>
      </w:r>
    </w:p>
    <w:p w14:paraId="55A4FDBD" w14:textId="7B6FB5E1" w:rsidR="00F60B15" w:rsidRPr="0004067B" w:rsidRDefault="00F60B15" w:rsidP="0004067B">
      <w:pPr>
        <w:spacing w:line="480" w:lineRule="auto"/>
        <w:rPr>
          <w:rStyle w:val="notion-enable-hover"/>
          <w:rFonts w:ascii="Times" w:hAnsi="Times"/>
          <w:b/>
          <w:bCs/>
        </w:rPr>
      </w:pPr>
      <w:r w:rsidRPr="0004067B">
        <w:rPr>
          <w:rStyle w:val="notion-enable-hover"/>
          <w:rFonts w:ascii="Times" w:hAnsi="Times"/>
          <w:b/>
          <w:bCs/>
        </w:rPr>
        <w:t>Growth of soil bacteria during rewetting is related to genomic traits</w:t>
      </w:r>
      <w:commentRangeEnd w:id="1"/>
      <w:r w:rsidR="0002471F">
        <w:rPr>
          <w:rStyle w:val="CommentReference"/>
        </w:rPr>
        <w:commentReference w:id="1"/>
      </w:r>
    </w:p>
    <w:p w14:paraId="30AC6E4A" w14:textId="09A9D30D" w:rsidR="00106BD0" w:rsidRPr="0004067B" w:rsidRDefault="00106BD0" w:rsidP="0004067B">
      <w:pPr>
        <w:spacing w:line="480" w:lineRule="auto"/>
        <w:rPr>
          <w:rFonts w:ascii="Times" w:hAnsi="Times"/>
        </w:rPr>
      </w:pPr>
      <w:commentRangeStart w:id="6"/>
      <w:r w:rsidRPr="0004067B">
        <w:rPr>
          <w:rFonts w:ascii="Times" w:hAnsi="Times"/>
        </w:rPr>
        <w:t xml:space="preserve">Peter F. Chuckran, </w:t>
      </w:r>
      <w:r w:rsidR="00AF5C98" w:rsidRPr="0004067B">
        <w:rPr>
          <w:rFonts w:ascii="Times" w:hAnsi="Times"/>
        </w:rPr>
        <w:t xml:space="preserve">Katerina </w:t>
      </w:r>
      <w:proofErr w:type="spellStart"/>
      <w:r w:rsidR="00AF5C98" w:rsidRPr="0004067B">
        <w:rPr>
          <w:rFonts w:ascii="Times" w:hAnsi="Times"/>
        </w:rPr>
        <w:t>Estera</w:t>
      </w:r>
      <w:proofErr w:type="spellEnd"/>
      <w:r w:rsidR="00AF5C98" w:rsidRPr="0004067B">
        <w:rPr>
          <w:rFonts w:ascii="Times" w:hAnsi="Times"/>
        </w:rPr>
        <w:t xml:space="preserve">-Molina, </w:t>
      </w:r>
      <w:r w:rsidRPr="0004067B">
        <w:rPr>
          <w:rFonts w:ascii="Times" w:hAnsi="Times"/>
        </w:rPr>
        <w:t xml:space="preserve">Jeff Kimbrell, Alexa M. Nicolas, Ella T. </w:t>
      </w:r>
      <w:proofErr w:type="spellStart"/>
      <w:r w:rsidRPr="0004067B">
        <w:rPr>
          <w:rFonts w:ascii="Times" w:hAnsi="Times"/>
        </w:rPr>
        <w:t>Sieradzki</w:t>
      </w:r>
      <w:proofErr w:type="spellEnd"/>
      <w:r w:rsidRPr="0004067B">
        <w:rPr>
          <w:rFonts w:ascii="Times" w:hAnsi="Times"/>
        </w:rPr>
        <w:t xml:space="preserve">, </w:t>
      </w:r>
      <w:r w:rsidR="00290232">
        <w:rPr>
          <w:rFonts w:ascii="Times" w:hAnsi="Times"/>
        </w:rPr>
        <w:t xml:space="preserve">Alex </w:t>
      </w:r>
      <w:proofErr w:type="spellStart"/>
      <w:r w:rsidR="00290232">
        <w:rPr>
          <w:rFonts w:ascii="Times" w:hAnsi="Times"/>
        </w:rPr>
        <w:t>Greenlon</w:t>
      </w:r>
      <w:proofErr w:type="spellEnd"/>
      <w:r w:rsidR="00290232">
        <w:rPr>
          <w:rFonts w:ascii="Times" w:hAnsi="Times"/>
        </w:rPr>
        <w:t xml:space="preserve">, </w:t>
      </w:r>
      <w:r w:rsidRPr="0004067B">
        <w:rPr>
          <w:rFonts w:ascii="Times" w:hAnsi="Times"/>
        </w:rPr>
        <w:t xml:space="preserve">Paul Dijkstra, Mary K. Firestone, Jennifer </w:t>
      </w:r>
      <w:proofErr w:type="spellStart"/>
      <w:r w:rsidRPr="0004067B">
        <w:rPr>
          <w:rFonts w:ascii="Times" w:hAnsi="Times"/>
        </w:rPr>
        <w:t>Pett</w:t>
      </w:r>
      <w:proofErr w:type="spellEnd"/>
      <w:r w:rsidRPr="0004067B">
        <w:rPr>
          <w:rFonts w:ascii="Times" w:hAnsi="Times"/>
        </w:rPr>
        <w:t xml:space="preserve">-Ridge, Steve J. </w:t>
      </w:r>
      <w:proofErr w:type="spellStart"/>
      <w:r w:rsidRPr="0004067B">
        <w:rPr>
          <w:rFonts w:ascii="Times" w:hAnsi="Times"/>
        </w:rPr>
        <w:t>Blazewicz</w:t>
      </w:r>
      <w:commentRangeEnd w:id="6"/>
      <w:proofErr w:type="spellEnd"/>
      <w:r w:rsidR="00601C7F" w:rsidRPr="0004067B">
        <w:rPr>
          <w:rStyle w:val="CommentReference"/>
          <w:rFonts w:ascii="Times" w:hAnsi="Times"/>
        </w:rPr>
        <w:commentReference w:id="6"/>
      </w:r>
    </w:p>
    <w:p w14:paraId="620FD509" w14:textId="77777777" w:rsidR="00106BD0" w:rsidRDefault="00106BD0" w:rsidP="0004067B">
      <w:pPr>
        <w:spacing w:line="480" w:lineRule="auto"/>
        <w:rPr>
          <w:rFonts w:ascii="Times" w:hAnsi="Times"/>
        </w:rPr>
      </w:pPr>
    </w:p>
    <w:p w14:paraId="1235B012" w14:textId="77777777" w:rsidR="00994834" w:rsidRPr="0004067B" w:rsidRDefault="00994834" w:rsidP="0004067B">
      <w:pPr>
        <w:spacing w:line="480" w:lineRule="auto"/>
        <w:rPr>
          <w:rFonts w:ascii="Times" w:hAnsi="Times"/>
        </w:rPr>
      </w:pPr>
    </w:p>
    <w:p w14:paraId="146CB767" w14:textId="77777777" w:rsidR="00106BD0" w:rsidRPr="0004067B" w:rsidRDefault="00106BD0" w:rsidP="0004067B">
      <w:pPr>
        <w:spacing w:line="480" w:lineRule="auto"/>
        <w:rPr>
          <w:rFonts w:ascii="Times" w:hAnsi="Times"/>
        </w:rPr>
      </w:pPr>
      <w:r w:rsidRPr="0004067B">
        <w:rPr>
          <w:rFonts w:ascii="Times" w:hAnsi="Times"/>
        </w:rPr>
        <w:br w:type="page"/>
      </w:r>
    </w:p>
    <w:p w14:paraId="29C4AAEF" w14:textId="77777777" w:rsidR="00106BD0" w:rsidRPr="0004067B" w:rsidRDefault="00106BD0" w:rsidP="0004067B">
      <w:pPr>
        <w:spacing w:line="480" w:lineRule="auto"/>
        <w:rPr>
          <w:rFonts w:ascii="Times" w:hAnsi="Times"/>
        </w:rPr>
      </w:pPr>
      <w:r w:rsidRPr="0004067B">
        <w:rPr>
          <w:rFonts w:ascii="Times" w:hAnsi="Times"/>
        </w:rPr>
        <w:lastRenderedPageBreak/>
        <w:t>ABSTRACT</w:t>
      </w:r>
    </w:p>
    <w:p w14:paraId="047D8FA7" w14:textId="7AEB6923" w:rsidR="00106BD0" w:rsidRPr="0004067B" w:rsidRDefault="00106BD0" w:rsidP="0004067B">
      <w:pPr>
        <w:spacing w:line="480" w:lineRule="auto"/>
        <w:rPr>
          <w:rFonts w:ascii="Times" w:hAnsi="Times"/>
        </w:rPr>
      </w:pPr>
      <w:r w:rsidRPr="0004067B">
        <w:rPr>
          <w:rFonts w:ascii="Times" w:hAnsi="Times"/>
        </w:rPr>
        <w:t>Genomic traits are informative metrics for assessing life-strategies of soil microorganisms; however, t</w:t>
      </w:r>
      <w:r w:rsidR="00210979" w:rsidRPr="0004067B">
        <w:rPr>
          <w:rFonts w:ascii="Times" w:hAnsi="Times"/>
        </w:rPr>
        <w:t>heir relationship to</w:t>
      </w:r>
      <w:r w:rsidRPr="0004067B">
        <w:rPr>
          <w:rFonts w:ascii="Times" w:hAnsi="Times"/>
        </w:rPr>
        <w:t xml:space="preserve"> growth </w:t>
      </w:r>
      <w:r w:rsidR="00210979" w:rsidRPr="0004067B">
        <w:rPr>
          <w:rFonts w:ascii="Times" w:hAnsi="Times"/>
        </w:rPr>
        <w:t xml:space="preserve">remains unclear. </w:t>
      </w:r>
      <w:r w:rsidRPr="0004067B">
        <w:rPr>
          <w:rFonts w:ascii="Times" w:hAnsi="Times"/>
        </w:rPr>
        <w:t xml:space="preserve">In soil bacteria, traits such as codon usage </w:t>
      </w:r>
      <w:r w:rsidR="001533B3" w:rsidRPr="0004067B">
        <w:rPr>
          <w:rFonts w:ascii="Times" w:hAnsi="Times"/>
        </w:rPr>
        <w:t xml:space="preserve">bias </w:t>
      </w:r>
      <w:r w:rsidRPr="0004067B">
        <w:rPr>
          <w:rFonts w:ascii="Times" w:hAnsi="Times"/>
        </w:rPr>
        <w:t xml:space="preserve">and genome size have been linked to growth, yet often through indirect measurements or modeling approaches. Here, we </w:t>
      </w:r>
      <w:r w:rsidR="001533B3" w:rsidRPr="0004067B">
        <w:rPr>
          <w:rFonts w:ascii="Times" w:hAnsi="Times"/>
        </w:rPr>
        <w:t>utilize</w:t>
      </w:r>
      <w:r w:rsidR="00D9521E" w:rsidRPr="0004067B">
        <w:rPr>
          <w:rFonts w:ascii="Times" w:hAnsi="Times"/>
        </w:rPr>
        <w:t xml:space="preserve"> </w:t>
      </w:r>
      <w:r w:rsidR="001533B3" w:rsidRPr="0004067B">
        <w:rPr>
          <w:rFonts w:ascii="Times" w:hAnsi="Times"/>
        </w:rPr>
        <w:t>metagenome-assembled genomes in</w:t>
      </w:r>
      <w:r w:rsidR="00D9521E" w:rsidRPr="0004067B">
        <w:rPr>
          <w:rFonts w:ascii="Times" w:hAnsi="Times"/>
        </w:rPr>
        <w:t xml:space="preserve"> combination </w:t>
      </w:r>
      <w:r w:rsidR="001533B3" w:rsidRPr="0004067B">
        <w:rPr>
          <w:rFonts w:ascii="Times" w:hAnsi="Times"/>
        </w:rPr>
        <w:t>with</w:t>
      </w:r>
      <w:r w:rsidR="00D9521E" w:rsidRPr="0004067B">
        <w:rPr>
          <w:rFonts w:ascii="Times" w:hAnsi="Times"/>
        </w:rPr>
        <w:t xml:space="preserve"> metatranscriptomics and</w:t>
      </w:r>
      <w:r w:rsidRPr="0004067B">
        <w:rPr>
          <w:rFonts w:ascii="Times" w:hAnsi="Times"/>
        </w:rPr>
        <w:t xml:space="preserve"> </w:t>
      </w:r>
      <w:r w:rsidR="001533B3" w:rsidRPr="0004067B">
        <w:rPr>
          <w:rFonts w:ascii="Times" w:hAnsi="Times"/>
          <w:vertAlign w:val="superscript"/>
        </w:rPr>
        <w:t>18</w:t>
      </w:r>
      <w:r w:rsidR="001533B3" w:rsidRPr="0004067B">
        <w:rPr>
          <w:rFonts w:ascii="Times" w:hAnsi="Times"/>
        </w:rPr>
        <w:t xml:space="preserve">O-water </w:t>
      </w:r>
      <w:r w:rsidRPr="0004067B">
        <w:rPr>
          <w:rFonts w:ascii="Times" w:hAnsi="Times"/>
        </w:rPr>
        <w:t>stable isotope probing to track</w:t>
      </w:r>
      <w:r w:rsidR="001533B3" w:rsidRPr="0004067B">
        <w:rPr>
          <w:rFonts w:ascii="Times" w:hAnsi="Times"/>
        </w:rPr>
        <w:t xml:space="preserve"> traits associated with</w:t>
      </w:r>
      <w:r w:rsidRPr="0004067B">
        <w:rPr>
          <w:rFonts w:ascii="Times" w:hAnsi="Times"/>
        </w:rPr>
        <w:t xml:space="preserve"> </w:t>
      </w:r>
      <w:r w:rsidR="00D9521E" w:rsidRPr="0004067B">
        <w:rPr>
          <w:rFonts w:ascii="Times" w:hAnsi="Times"/>
        </w:rPr>
        <w:t xml:space="preserve">the activity and </w:t>
      </w:r>
      <w:r w:rsidRPr="0004067B">
        <w:rPr>
          <w:rFonts w:ascii="Times" w:hAnsi="Times"/>
        </w:rPr>
        <w:t>growth of soil microorganisms over the course of one week following rewetting after a prolonged dry period</w:t>
      </w:r>
      <w:r w:rsidR="001533B3" w:rsidRPr="0004067B">
        <w:rPr>
          <w:rFonts w:ascii="Times" w:hAnsi="Times"/>
        </w:rPr>
        <w:t xml:space="preserve">. </w:t>
      </w:r>
      <w:r w:rsidR="008F0735">
        <w:rPr>
          <w:rFonts w:ascii="Times" w:hAnsi="Times"/>
        </w:rPr>
        <w:t>Following</w:t>
      </w:r>
      <w:r w:rsidR="004638C3" w:rsidRPr="0004067B">
        <w:rPr>
          <w:rFonts w:ascii="Times" w:hAnsi="Times"/>
        </w:rPr>
        <w:t xml:space="preserve"> rewetting, we observed higher growth rates in bacteria with smaller genomes, </w:t>
      </w:r>
      <w:r w:rsidR="006C5FFC" w:rsidRPr="0004067B">
        <w:rPr>
          <w:rFonts w:ascii="Times" w:hAnsi="Times"/>
        </w:rPr>
        <w:t xml:space="preserve">indicating </w:t>
      </w:r>
      <w:r w:rsidR="00925D1E" w:rsidRPr="0004067B">
        <w:rPr>
          <w:rFonts w:ascii="Times" w:hAnsi="Times"/>
        </w:rPr>
        <w:t xml:space="preserve">that </w:t>
      </w:r>
      <w:r w:rsidR="006C5FFC" w:rsidRPr="0004067B">
        <w:rPr>
          <w:rFonts w:ascii="Times" w:hAnsi="Times"/>
        </w:rPr>
        <w:t xml:space="preserve">reduced genome size may play an important role in </w:t>
      </w:r>
      <w:r w:rsidR="00925D1E" w:rsidRPr="0004067B">
        <w:rPr>
          <w:rFonts w:ascii="Times" w:hAnsi="Times"/>
        </w:rPr>
        <w:t xml:space="preserve">bacterial growth in response to sudden </w:t>
      </w:r>
      <w:r w:rsidR="008F0735">
        <w:rPr>
          <w:rFonts w:ascii="Times" w:hAnsi="Times"/>
        </w:rPr>
        <w:t>change in</w:t>
      </w:r>
      <w:r w:rsidR="00925D1E" w:rsidRPr="0004067B">
        <w:rPr>
          <w:rFonts w:ascii="Times" w:hAnsi="Times"/>
        </w:rPr>
        <w:t xml:space="preserve"> nutrient</w:t>
      </w:r>
      <w:r w:rsidR="008F0735">
        <w:rPr>
          <w:rFonts w:ascii="Times" w:hAnsi="Times"/>
        </w:rPr>
        <w:t xml:space="preserve"> availability</w:t>
      </w:r>
      <w:r w:rsidR="00925D1E" w:rsidRPr="0004067B">
        <w:rPr>
          <w:rFonts w:ascii="Times" w:hAnsi="Times"/>
        </w:rPr>
        <w:t>. However, w</w:t>
      </w:r>
      <w:r w:rsidRPr="0004067B">
        <w:rPr>
          <w:rFonts w:ascii="Times" w:hAnsi="Times"/>
        </w:rPr>
        <w:t>e found that</w:t>
      </w:r>
      <w:r w:rsidR="00925D1E" w:rsidRPr="0004067B">
        <w:rPr>
          <w:rFonts w:ascii="Times" w:hAnsi="Times"/>
        </w:rPr>
        <w:t xml:space="preserve"> the predominant trait of</w:t>
      </w:r>
      <w:r w:rsidRPr="0004067B">
        <w:rPr>
          <w:rFonts w:ascii="Times" w:hAnsi="Times"/>
        </w:rPr>
        <w:t xml:space="preserve"> fast</w:t>
      </w:r>
      <w:r w:rsidR="00AF5C98" w:rsidRPr="0004067B">
        <w:rPr>
          <w:rFonts w:ascii="Times" w:hAnsi="Times"/>
        </w:rPr>
        <w:t>-</w:t>
      </w:r>
      <w:r w:rsidRPr="0004067B">
        <w:rPr>
          <w:rFonts w:ascii="Times" w:hAnsi="Times"/>
        </w:rPr>
        <w:t xml:space="preserve">growing bacterial taxa </w:t>
      </w:r>
      <w:r w:rsidR="00925D1E" w:rsidRPr="0004067B">
        <w:rPr>
          <w:rFonts w:ascii="Times" w:hAnsi="Times"/>
        </w:rPr>
        <w:t>was</w:t>
      </w:r>
      <w:r w:rsidRPr="0004067B">
        <w:rPr>
          <w:rFonts w:ascii="Times" w:hAnsi="Times"/>
        </w:rPr>
        <w:t xml:space="preserve"> high levels of codon bias in ribosomal protein genes</w:t>
      </w:r>
      <w:r w:rsidR="00D9521E" w:rsidRPr="0004067B">
        <w:rPr>
          <w:rFonts w:ascii="Times" w:hAnsi="Times"/>
        </w:rPr>
        <w:t xml:space="preserve"> and lower GC content</w:t>
      </w:r>
      <w:r w:rsidRPr="0004067B">
        <w:rPr>
          <w:rFonts w:ascii="Times" w:hAnsi="Times"/>
        </w:rPr>
        <w:t>.</w:t>
      </w:r>
      <w:r w:rsidR="00D9521E" w:rsidRPr="0004067B">
        <w:rPr>
          <w:rFonts w:ascii="Times" w:hAnsi="Times"/>
        </w:rPr>
        <w:t xml:space="preserve"> Similarly, we</w:t>
      </w:r>
      <w:r w:rsidRPr="0004067B">
        <w:rPr>
          <w:rFonts w:ascii="Times" w:hAnsi="Times"/>
        </w:rPr>
        <w:t xml:space="preserve"> found </w:t>
      </w:r>
      <w:r w:rsidR="00D9521E" w:rsidRPr="0004067B">
        <w:rPr>
          <w:rFonts w:ascii="Times" w:hAnsi="Times"/>
        </w:rPr>
        <w:t xml:space="preserve">that high levels of codon bias corresponded to </w:t>
      </w:r>
      <w:r w:rsidRPr="0004067B">
        <w:rPr>
          <w:rFonts w:ascii="Times" w:hAnsi="Times"/>
        </w:rPr>
        <w:t>higher upregulation of ribosomal protein genes</w:t>
      </w:r>
      <w:r w:rsidR="001533B3" w:rsidRPr="0004067B">
        <w:rPr>
          <w:rFonts w:ascii="Times" w:hAnsi="Times"/>
        </w:rPr>
        <w:t xml:space="preserve">. </w:t>
      </w:r>
      <w:r w:rsidR="00321C34">
        <w:rPr>
          <w:rFonts w:ascii="Times" w:hAnsi="Times"/>
        </w:rPr>
        <w:t>N</w:t>
      </w:r>
      <w:r w:rsidR="001533B3" w:rsidRPr="0004067B">
        <w:rPr>
          <w:rFonts w:ascii="Times" w:hAnsi="Times"/>
        </w:rPr>
        <w:t>ucleotides</w:t>
      </w:r>
      <w:r w:rsidR="00321C34">
        <w:rPr>
          <w:rFonts w:ascii="Times" w:hAnsi="Times"/>
        </w:rPr>
        <w:t xml:space="preserve"> that require less energy to produce</w:t>
      </w:r>
      <w:r w:rsidR="001533B3" w:rsidRPr="0004067B">
        <w:rPr>
          <w:rFonts w:ascii="Times" w:hAnsi="Times"/>
        </w:rPr>
        <w:t xml:space="preserve"> were more common </w:t>
      </w:r>
      <w:r w:rsidR="00E13E98" w:rsidRPr="0004067B">
        <w:rPr>
          <w:rFonts w:ascii="Times" w:hAnsi="Times"/>
        </w:rPr>
        <w:t>at synonymous sites in fast-transcribing taxa</w:t>
      </w:r>
      <w:r w:rsidR="001533B3" w:rsidRPr="0004067B">
        <w:rPr>
          <w:rFonts w:ascii="Times" w:hAnsi="Times"/>
        </w:rPr>
        <w:t>, and weakly related to faster growth</w:t>
      </w:r>
      <w:r w:rsidR="00E13E98" w:rsidRPr="0004067B">
        <w:rPr>
          <w:rFonts w:ascii="Times" w:hAnsi="Times"/>
        </w:rPr>
        <w:t xml:space="preserve">. </w:t>
      </w:r>
      <w:r w:rsidR="004638C3" w:rsidRPr="0004067B">
        <w:rPr>
          <w:rFonts w:ascii="Times" w:hAnsi="Times"/>
        </w:rPr>
        <w:t xml:space="preserve">Together, these results provide </w:t>
      </w:r>
      <w:r w:rsidR="004638C3" w:rsidRPr="0004067B">
        <w:rPr>
          <w:rFonts w:ascii="Times" w:hAnsi="Times"/>
          <w:i/>
          <w:iCs/>
        </w:rPr>
        <w:t>in situ</w:t>
      </w:r>
      <w:r w:rsidR="004638C3" w:rsidRPr="0004067B">
        <w:rPr>
          <w:rFonts w:ascii="Times" w:hAnsi="Times"/>
        </w:rPr>
        <w:t xml:space="preserve"> evidence for the influence of genomic characteristics on growth </w:t>
      </w:r>
      <w:r w:rsidR="00D927BE" w:rsidRPr="0004067B">
        <w:rPr>
          <w:rFonts w:ascii="Times" w:hAnsi="Times"/>
        </w:rPr>
        <w:t xml:space="preserve">rate </w:t>
      </w:r>
      <w:r w:rsidR="001533B3" w:rsidRPr="0004067B">
        <w:rPr>
          <w:rFonts w:ascii="Times" w:hAnsi="Times"/>
        </w:rPr>
        <w:t xml:space="preserve">and </w:t>
      </w:r>
      <w:proofErr w:type="gramStart"/>
      <w:r w:rsidR="001533B3" w:rsidRPr="0004067B">
        <w:rPr>
          <w:rFonts w:ascii="Times" w:hAnsi="Times"/>
        </w:rPr>
        <w:t xml:space="preserve">transcription, </w:t>
      </w:r>
      <w:r w:rsidR="004638C3" w:rsidRPr="0004067B">
        <w:rPr>
          <w:rFonts w:ascii="Times" w:hAnsi="Times"/>
        </w:rPr>
        <w:t>and</w:t>
      </w:r>
      <w:proofErr w:type="gramEnd"/>
      <w:r w:rsidR="004638C3" w:rsidRPr="0004067B">
        <w:rPr>
          <w:rFonts w:ascii="Times" w:hAnsi="Times"/>
        </w:rPr>
        <w:t xml:space="preserve"> provide insight into the</w:t>
      </w:r>
      <w:r w:rsidR="00321C34">
        <w:rPr>
          <w:rFonts w:ascii="Times" w:hAnsi="Times"/>
        </w:rPr>
        <w:t xml:space="preserve"> fitness advantage</w:t>
      </w:r>
      <w:r w:rsidR="004638C3" w:rsidRPr="0004067B">
        <w:rPr>
          <w:rFonts w:ascii="Times" w:hAnsi="Times"/>
        </w:rPr>
        <w:t xml:space="preserve"> of these </w:t>
      </w:r>
      <w:r w:rsidR="00321C34">
        <w:rPr>
          <w:rFonts w:ascii="Times" w:hAnsi="Times"/>
        </w:rPr>
        <w:t>traits</w:t>
      </w:r>
      <w:r w:rsidR="004638C3" w:rsidRPr="0004067B">
        <w:rPr>
          <w:rFonts w:ascii="Times" w:hAnsi="Times"/>
        </w:rPr>
        <w:t xml:space="preserve"> in soil bacteria.</w:t>
      </w:r>
      <w:r w:rsidRPr="0004067B">
        <w:rPr>
          <w:rFonts w:ascii="Times" w:hAnsi="Times"/>
        </w:rPr>
        <w:br w:type="page"/>
      </w:r>
    </w:p>
    <w:p w14:paraId="5FFCBC6D" w14:textId="77777777" w:rsidR="00106BD0" w:rsidRPr="0004067B" w:rsidRDefault="00106BD0" w:rsidP="0004067B">
      <w:pPr>
        <w:spacing w:line="480" w:lineRule="auto"/>
        <w:rPr>
          <w:rFonts w:ascii="Times" w:hAnsi="Times"/>
        </w:rPr>
      </w:pPr>
      <w:r w:rsidRPr="0004067B">
        <w:rPr>
          <w:rFonts w:ascii="Times" w:hAnsi="Times"/>
        </w:rPr>
        <w:lastRenderedPageBreak/>
        <w:t>INTRODUCTION</w:t>
      </w:r>
    </w:p>
    <w:p w14:paraId="0F6574E3" w14:textId="03D33EC1" w:rsidR="00C5496E" w:rsidRPr="0004067B" w:rsidRDefault="00C5496E" w:rsidP="0004067B">
      <w:pPr>
        <w:spacing w:line="480" w:lineRule="auto"/>
        <w:ind w:firstLine="360"/>
        <w:rPr>
          <w:rFonts w:ascii="Times" w:hAnsi="Times"/>
        </w:rPr>
      </w:pPr>
      <w:r w:rsidRPr="0004067B">
        <w:rPr>
          <w:rFonts w:ascii="Times" w:hAnsi="Times"/>
        </w:rPr>
        <w:t xml:space="preserve">Rewetting represents an ecologically important phenomenon where </w:t>
      </w:r>
      <w:r w:rsidR="00D63FF0">
        <w:rPr>
          <w:rFonts w:ascii="Times" w:hAnsi="Times"/>
        </w:rPr>
        <w:t xml:space="preserve">microbial </w:t>
      </w:r>
      <w:r w:rsidRPr="0004067B">
        <w:rPr>
          <w:rFonts w:ascii="Times" w:hAnsi="Times"/>
        </w:rPr>
        <w:t>traits associated with growth and activity may play an important role for stabilizing soil carbon</w:t>
      </w:r>
      <w:r w:rsidR="00321C34">
        <w:rPr>
          <w:rFonts w:ascii="Times" w:hAnsi="Times"/>
        </w:rPr>
        <w:t xml:space="preserve"> (C)</w:t>
      </w:r>
      <w:r w:rsidRPr="0004067B">
        <w:rPr>
          <w:rFonts w:ascii="Times" w:hAnsi="Times"/>
        </w:rPr>
        <w:t xml:space="preserve">. In ecosystems characterized by dry and wet seasons, the first rain event following the dry season results in the rapid mineralization of soil carbon (known as the Birch Effect) </w:t>
      </w:r>
      <w:r w:rsidRPr="0004067B">
        <w:rPr>
          <w:rFonts w:ascii="Times" w:hAnsi="Times"/>
        </w:rPr>
        <w:fldChar w:fldCharType="begin"/>
      </w:r>
      <w:r w:rsidRPr="0004067B">
        <w:rPr>
          <w:rFonts w:ascii="Times" w:hAnsi="Times"/>
        </w:rPr>
        <w:instrText xml:space="preserve"> ADDIN ZOTERO_ITEM CSL_CITATION {"citationID":"7ucx8tw5","properties":{"formattedCitation":"(1)","plainCitation":"(1)","noteIndex":0},"citationItems":[{"id":1833,"uris":["http://zotero.org/users/10354432/items/WCK4WTHS"],"itemData":{"id":1833,"type":"article-journal","abstract":"Respirometer experiments show that when a dry soil is moistened a characteristic pattern of decomposition occurs in which an initial period of relatively rapid decomposition (Stage 1) falls, during a few days, to a slow steady rate (Stage 2). This pattern is repetitive with successive dryings and rewettings and is common to all soils so far investigated. The magnitude of decomposition depends in the percent carbon in the soil and on the drying conditions, air-drying being less effective than oven-drying. Decomposition during Stage 1 conforms approximately to a first-order reaction and proportionate amounts of nitrogen are mineralised. A similar pattern of decomposition occurs under field conditions throughout successive wet and dry seasons. Evidence is presented to show that decomposition involves direct microbial attack of the solid organic substrate and that the recurrent pattern of decomposition is due to the state in which the microbial population is left after drying and its subsequent behaviour on rewetting. The rapid decline in the rate of decomposition on rewetting (Stage 1) appears not to involve (1) the development of toxic conditions, (b) physical changes in the soil (since similar patterns of decomposition also occur with organic material alone or in sand) or (c) rapid decomposition of organic material made soluble by drying. The operation and repetition of this pattern of decomposition in the field has important consequences in the rundown of soil carbon and the mineralisation of soil nitrogen particularly where well-defined wet and dry seasons occur. These consequences are discussed in relation to climate and certain agricultural practices. © 1959 Martinus Nijhoff.","container-title":"Plant and Soil","DOI":"10.1007/BF01343734","ISSN":"15735036","issue":"1","note":"publisher: Martinus Nijhoff, The Hague/Kluwer Academic Publishers","page":"9-31","title":"The effect of soil drying on humus decomposition and nitrogen availability","volume":"10","author":[{"family":"Birch","given":"H. F."}],"issued":{"date-parts":[["1958",9,1]]}}}],"schema":"https://github.com/citation-style-language/schema/raw/master/csl-citation.json"} </w:instrText>
      </w:r>
      <w:r w:rsidRPr="0004067B">
        <w:rPr>
          <w:rFonts w:ascii="Times" w:hAnsi="Times"/>
        </w:rPr>
        <w:fldChar w:fldCharType="separate"/>
      </w:r>
      <w:r w:rsidRPr="0004067B">
        <w:rPr>
          <w:rFonts w:ascii="Times" w:hAnsi="Times"/>
          <w:noProof/>
        </w:rPr>
        <w:t>(1)</w:t>
      </w:r>
      <w:r w:rsidRPr="0004067B">
        <w:rPr>
          <w:rFonts w:ascii="Times" w:hAnsi="Times"/>
        </w:rPr>
        <w:fldChar w:fldCharType="end"/>
      </w:r>
      <w:r w:rsidRPr="0004067B">
        <w:rPr>
          <w:rFonts w:ascii="Times" w:hAnsi="Times"/>
        </w:rPr>
        <w:t xml:space="preserve">, which can account for a large portion of the annual soil </w:t>
      </w:r>
      <w:r w:rsidR="00D63FF0">
        <w:rPr>
          <w:rFonts w:ascii="Times" w:hAnsi="Times"/>
        </w:rPr>
        <w:t xml:space="preserve">C loss from </w:t>
      </w:r>
      <w:r w:rsidRPr="0004067B">
        <w:rPr>
          <w:rFonts w:ascii="Times" w:hAnsi="Times"/>
        </w:rPr>
        <w:t xml:space="preserve">respiration </w:t>
      </w:r>
      <w:r w:rsidRPr="0004067B">
        <w:rPr>
          <w:rFonts w:ascii="Times" w:hAnsi="Times"/>
        </w:rPr>
        <w:fldChar w:fldCharType="begin"/>
      </w:r>
      <w:r w:rsidRPr="0004067B">
        <w:rPr>
          <w:rFonts w:ascii="Times" w:hAnsi="Times"/>
        </w:rPr>
        <w:instrText xml:space="preserve"> ADDIN ZOTERO_ITEM CSL_CITATION {"citationID":"nJh7yDbv","properties":{"formattedCitation":"(2)","plainCitation":"(2)","noteIndex":0},"citationItems":[{"id":3017,"uris":["http://zotero.org/users/10354432/items/D6SY2K7T"],"itemData":{"id":3017,"type":"article-journal","abstract":"Observations on the net carbon exchange of forests in the European Mediterranean region, measured recently by the eddy covariance method, have revived interest in a phenomenon first characterized on agricultural and forest soils in East Africa in the 1950s and 1960s by H. F. Birch and now often referred to as the “Birch effect.” When soils become dry during summer because of lack of rain, as is common in regions with Mediterranean climate, or are dried in the laboratory in controlled conditions, and are then rewetted by precipitation or irrigation, there is a burst of decomposition, mineralization and release of inorganic nitrogen and CO2. In forests in Mediterranean climates in southern Europe, this effect has been observed with eddy covariance techniques and soil respiration chambers at the stand and small plot scales, respectively. Following the early work of Birch, laboratory incubations of soils at controlled temperatures and water contents have been used to characterize CO2 release following the rewetting of dry soils. A simple empirical model based on laboratory incubations demonstrates that the amount of carbon mineralized over one year can be predicted from soil temperature and precipitation regime, provided that carbon lost as CO2 is taken into account. We show that the amount of carbon returned to the atmosphere following soil rewetting can reduce significantly the annual net carbon gain by Mediterranean forests.","container-title":"Tree Physiology","DOI":"10.1093/treephys/27.7.929","ISSN":"0829-318X, 1758-4469","issue":"7","journalAbbreviation":"Tree Physiology","language":"en","page":"929-940","source":"DOI.org (Crossref)","title":"Drying and wetting of Mediterranean soils stimulates decomposition and carbon dioxide emission: the \"Birch effect\"","title-short":"Drying and wetting of Mediterranean soils stimulates decomposition and carbon dioxide emission","volume":"27","author":[{"family":"Jarvis","given":"P."},{"family":"Rey","given":"A."},{"family":"Petsikos","given":"C."},{"family":"Wingate","given":"L."},{"family":"Rayment","given":"M."},{"family":"Pereira","given":"J."},{"family":"Banza","given":"J."},{"family":"David","given":"J."},{"family":"Miglietta","given":"F."},{"family":"Borghetti","given":"M."},{"family":"Manca","given":"G."},{"family":"Valentini","given":"R."}],"issued":{"date-parts":[["2007",7,1]]}}}],"schema":"https://github.com/citation-style-language/schema/raw/master/csl-citation.json"} </w:instrText>
      </w:r>
      <w:r w:rsidRPr="0004067B">
        <w:rPr>
          <w:rFonts w:ascii="Times" w:hAnsi="Times"/>
        </w:rPr>
        <w:fldChar w:fldCharType="separate"/>
      </w:r>
      <w:r w:rsidRPr="0004067B">
        <w:rPr>
          <w:rFonts w:ascii="Times" w:hAnsi="Times"/>
          <w:noProof/>
        </w:rPr>
        <w:t>(2)</w:t>
      </w:r>
      <w:r w:rsidRPr="0004067B">
        <w:rPr>
          <w:rFonts w:ascii="Times" w:hAnsi="Times"/>
        </w:rPr>
        <w:fldChar w:fldCharType="end"/>
      </w:r>
      <w:r w:rsidRPr="0004067B">
        <w:rPr>
          <w:rFonts w:ascii="Times" w:hAnsi="Times"/>
        </w:rPr>
        <w:t xml:space="preserve">. The rapid stimulation of </w:t>
      </w:r>
      <w:r w:rsidR="00D63FF0">
        <w:rPr>
          <w:rFonts w:ascii="Times" w:hAnsi="Times"/>
        </w:rPr>
        <w:t xml:space="preserve">microbial </w:t>
      </w:r>
      <w:r w:rsidRPr="0004067B">
        <w:rPr>
          <w:rFonts w:ascii="Times" w:hAnsi="Times"/>
        </w:rPr>
        <w:t xml:space="preserve">activity is driven by both the release of water stress as well as an influx in the bioavailability of carbon compounds sourced from osmolytes </w:t>
      </w:r>
      <w:r w:rsidRPr="0004067B">
        <w:rPr>
          <w:rFonts w:ascii="Times" w:hAnsi="Times"/>
        </w:rPr>
        <w:fldChar w:fldCharType="begin"/>
      </w:r>
      <w:r w:rsidRPr="0004067B">
        <w:rPr>
          <w:rFonts w:ascii="Times" w:hAnsi="Times"/>
        </w:rPr>
        <w:instrText xml:space="preserve"> ADDIN ZOTERO_ITEM CSL_CITATION {"citationID":"0ePYGPrd","properties":{"formattedCitation":"(3\\uc0\\u8211{}5)","plainCitation":"(3–5)","noteIndex":0},"citationItems":[{"id":1808,"uris":["http://zotero.org/users/10354432/items/YCIW99BN"],"itemData":{"id":1808,"type":"article-journal","abstract":"The rapid rewetting of a dry soil often yields a pulse in soil CO2 production that persists for 2 to 6 d. This phenomenon is a common occurrence in surface soils, yet the mechanism responsible for producing the CO2 pulse has not been positively identified. We studied the effects of a single drying and rewetting event on soil C pools, to identify which specific C substrates are mineralized to produce the observed pulse in respiration rates. We labeled two soils with 14C-glucose and measured the enrichment and pool sizes of the released CO2, extractable biomass C, and extractable soil organic matter (SOM-C) throughout a drying and rewetting cycle. After rewetting, respiration rates were 475 to 370% higher than the rates measured before the dry down. The enrichment of the released CO2 was 1 to 2 times higher than the enrichment of the extractable biomass C pools and 10 to 20 times higher than the enrichment of the extractable organic C, suggesting that the CO2 pulse was generated entirely from the mineralization of microbial biomass C. However, there was no evidence of substantial microbial cell lysis on rewetting. We hypothesize that the pulse of CO2 is generated by the rapid mineralization of highly enriched intracellular compounds as a response by the microbial biomass to the rapid increase in soil water potentials. The drying and rewetting process also releases physically protected SOM, increasing the amount of extractable SOM-C by up to 200%. The additional SOM-C rendered soluble by the rewetting event did not contribute substantially to the rewetting CO2 pulse. Overall, the rapid rewetting of a dry soil can influence soil C cycling in the short-term, by increasing the microbial mineralization of cytoplasmic solutes, and in the longer-term, by decreasing the total amount of SOM physically protected within microaggregates.","container-title":"Soil Science Society of America Journal","DOI":"10.2136/sssaj2003.0798","issue":"3","page":"798","title":"A Proposed Mechanism for the Pulse in Carbon Dioxide Production Commonly Observed Following the Rapid Rewetting of a Dry Soil","volume":"67","author":[{"family":"Fierer","given":"Noah"},{"family":"Schimel","given":"Joshua P."}],"issued":{"date-parts":[["2003"]]}}},{"id":3050,"uris":["http://zotero.org/users/10354432/items/W2EHVLRH"],"itemData":{"id":3050,"type":"article-journal","abstract":"Wetting of dry soil triggers a pulse of microbial respiration that has been attributed to two broad mechanisms: (1) recycling of microbial cellular carbon (C), and (2) consumption of extracellular organic C made available to microbes by wetting. We evaluated these two mechanisms by measuring cumulative CO2 release, changes in the size and chemical composition of microbial biomass, and water-extractable organic carbon (WEOC) concentrations following artificial wetting of soil sampled from two depths at each of seven sites across California spanning a range of geologic parent materials. In samples collected from surface soil (0–10 cm depth), we found that cumulative CO2 release after wetting in the laboratory was most strongly correlated with microbial biomass. In these samples, the relative abundance of trehalose—a putative microbial osmolyte—decreased from 25% (SD</w:instrText>
      </w:r>
      <w:r w:rsidRPr="0004067B">
        <w:rPr>
          <w:rFonts w:ascii="Times New Roman" w:hAnsi="Times New Roman" w:cs="Times New Roman"/>
        </w:rPr>
        <w:instrText> </w:instrText>
      </w:r>
      <w:r w:rsidRPr="0004067B">
        <w:rPr>
          <w:rFonts w:ascii="Times" w:hAnsi="Times"/>
        </w:rPr>
        <w:instrText>=</w:instrText>
      </w:r>
      <w:r w:rsidRPr="0004067B">
        <w:rPr>
          <w:rFonts w:ascii="Times New Roman" w:hAnsi="Times New Roman" w:cs="Times New Roman"/>
        </w:rPr>
        <w:instrText> </w:instrText>
      </w:r>
      <w:r w:rsidRPr="0004067B">
        <w:rPr>
          <w:rFonts w:ascii="Times" w:hAnsi="Times"/>
        </w:rPr>
        <w:instrText>12) to 16% (SD</w:instrText>
      </w:r>
      <w:r w:rsidRPr="0004067B">
        <w:rPr>
          <w:rFonts w:ascii="Times New Roman" w:hAnsi="Times New Roman" w:cs="Times New Roman"/>
        </w:rPr>
        <w:instrText> </w:instrText>
      </w:r>
      <w:r w:rsidRPr="0004067B">
        <w:rPr>
          <w:rFonts w:ascii="Times" w:hAnsi="Times"/>
        </w:rPr>
        <w:instrText>=</w:instrText>
      </w:r>
      <w:r w:rsidRPr="0004067B">
        <w:rPr>
          <w:rFonts w:ascii="Times New Roman" w:hAnsi="Times New Roman" w:cs="Times New Roman"/>
        </w:rPr>
        <w:instrText> </w:instrText>
      </w:r>
      <w:r w:rsidRPr="0004067B">
        <w:rPr>
          <w:rFonts w:ascii="Times" w:hAnsi="Times"/>
        </w:rPr>
        <w:instrText>7) of the chloroform-labile fraction of the microbial biomass after wetting. This suggested a role for osmolyte consumption in generating the respiration pulse. In subsoil (40–50 cm depth, or sampled at contact with rock), however, the cumulative CO2 release after wetting was unrelated to microbial biomass and more strongly related to WEOC. The concentrations of selected microbial biomass constituents (e.g. trehalose and amino acids) in WEOC were negligible (&lt;</w:instrText>
      </w:r>
      <w:r w:rsidRPr="0004067B">
        <w:rPr>
          <w:rFonts w:ascii="Times New Roman" w:hAnsi="Times New Roman" w:cs="Times New Roman"/>
        </w:rPr>
        <w:instrText> </w:instrText>
      </w:r>
      <w:r w:rsidRPr="0004067B">
        <w:rPr>
          <w:rFonts w:ascii="Times" w:hAnsi="Times"/>
        </w:rPr>
        <w:instrText>1%), suggesting that cell lysis was not important in generating WEOC in this study. The amount of WEOC relative to total organic C was greatest in subsoil, and negatively related to ammonium oxalate-extractable Fe (Pearson’s R</w:instrText>
      </w:r>
      <w:r w:rsidRPr="0004067B">
        <w:rPr>
          <w:rFonts w:ascii="Times New Roman" w:hAnsi="Times New Roman" w:cs="Times New Roman"/>
        </w:rPr>
        <w:instrText> </w:instrText>
      </w:r>
      <w:r w:rsidRPr="0004067B">
        <w:rPr>
          <w:rFonts w:ascii="Times" w:hAnsi="Times"/>
        </w:rPr>
        <w:instrText>=</w:instrText>
      </w:r>
      <w:r w:rsidRPr="0004067B">
        <w:rPr>
          <w:rFonts w:ascii="Times New Roman" w:hAnsi="Times New Roman" w:cs="Times New Roman"/>
        </w:rPr>
        <w:instrText> </w:instrText>
      </w:r>
      <w:r w:rsidRPr="0004067B">
        <w:rPr>
          <w:rFonts w:ascii="Times" w:hAnsi="Times"/>
        </w:rPr>
        <w:instrText>0.42, p</w:instrText>
      </w:r>
      <w:r w:rsidRPr="0004067B">
        <w:rPr>
          <w:rFonts w:ascii="Times New Roman" w:hAnsi="Times New Roman" w:cs="Times New Roman"/>
        </w:rPr>
        <w:instrText> </w:instrText>
      </w:r>
      <w:r w:rsidRPr="0004067B">
        <w:rPr>
          <w:rFonts w:ascii="Times" w:hAnsi="Times"/>
        </w:rPr>
        <w:instrText>&lt;</w:instrText>
      </w:r>
      <w:r w:rsidRPr="0004067B">
        <w:rPr>
          <w:rFonts w:ascii="Times New Roman" w:hAnsi="Times New Roman" w:cs="Times New Roman"/>
        </w:rPr>
        <w:instrText> </w:instrText>
      </w:r>
      <w:r w:rsidRPr="0004067B">
        <w:rPr>
          <w:rFonts w:ascii="Times" w:hAnsi="Times"/>
        </w:rPr>
        <w:instrText xml:space="preserve">0.01), suggesting a role for soil mineralogical properties in controlling WEOC release. Together, these findings suggest that microbial cellular C and extracellular C jointly contribute to the respiration pulse, and that their relative contribution depends on depth.","container-title":"Biogeochemistry","DOI":"10.1007/s10533-020-00645-y","ISSN":"1573-515X","issue":"3","journalAbbreviation":"Biogeochemistry","language":"en","page":"307-324","source":"Springer Link","title":"Cellular and extracellular C contributions to respiration after wetting dry soil","volume":"147","author":[{"family":"Slessarev","given":"Eric W."},{"family":"Lin","given":"Yang"},{"family":"Jiménez","given":"Beatrix Y."},{"family":"Homyak","given":"Peter M."},{"family":"Chadwick","given":"Oliver A."},{"family":"D’Antonio","given":"Carla M."},{"family":"Schimel","given":"Joshua P."}],"issued":{"date-parts":[["2020",2,1]]}}},{"id":3044,"uris":["http://zotero.org/users/10354432/items/J7LR2JFG"],"itemData":{"id":3044,"type":"article-journal","abstract":"The accumulation and subsequent release of microbial osmolytes in response to drying and rewetting are thought to be key players in C and N dynamics, yet studies on soils have failed to support this hypothesis. The aim of this experiment was to determine how low-molecular weight compounds, and osmolytes in particular, are affected by drying and rewetting. Water deficits were imposed slowly by withholding water for 21 weeks from large (200 L) mesocosms vegetated with a globally widespread grass Themeda triandra. A broad spectrum of small molecules in extracts was identified and quantified by capillary electrophoresis–mass spectrometry and gas chromatography–mass spectrometry. Compared with controls, drought-stressed mesocosms contained &gt;10-fold larger amounts of known microbial osmolytes: ectoine, hydroxyectoine, betaine, proline-betaine, trigonelline, proline, trehalose, arabitol. The pool of osmolytes accounted for 3.6% of CHCl3 labile TOC in control mesocosms and 17% of CHCl3 labile TOC in drought-stressed mesocosms. There was no evidence that rewatering led to a large pulse of osmolytes in free solution. Instead osmolytes decreased to control concentrations within 1–3 h of rewatering – probably indicating rapid uptake by microbes and plants. Results of this study suggest that osmolytes can account for a substantial fraction of microbial C, and are at least one of the ways that soil microbes cope with water deficits.","container-title":"Soil Biology and Biochemistry","DOI":"10.1016/j.soilbio.2013.12.008","ISSN":"0038-0717","journalAbbreviation":"Soil Biology and Biochemistry","language":"en","page":"22-32","source":"ScienceDirect","title":"Response of osmolytes in soil to drying and rewetting","volume":"70","author":[{"family":"Warren","given":"Charles R."}],"issued":{"date-parts":[["2014",3,1]]}}}],"schema":"https://github.com/citation-style-language/schema/raw/master/csl-citation.json"} </w:instrText>
      </w:r>
      <w:r w:rsidRPr="0004067B">
        <w:rPr>
          <w:rFonts w:ascii="Times" w:hAnsi="Times"/>
        </w:rPr>
        <w:fldChar w:fldCharType="separate"/>
      </w:r>
      <w:r w:rsidRPr="0004067B">
        <w:rPr>
          <w:rFonts w:ascii="Times" w:hAnsi="Times" w:cs="Times New Roman"/>
          <w:kern w:val="0"/>
        </w:rPr>
        <w:t>(3–5)</w:t>
      </w:r>
      <w:r w:rsidRPr="0004067B">
        <w:rPr>
          <w:rFonts w:ascii="Times" w:hAnsi="Times"/>
        </w:rPr>
        <w:fldChar w:fldCharType="end"/>
      </w:r>
      <w:r w:rsidRPr="0004067B">
        <w:rPr>
          <w:rFonts w:ascii="Times" w:hAnsi="Times"/>
        </w:rPr>
        <w:t xml:space="preserve">, microbial necromass </w:t>
      </w:r>
      <w:r w:rsidRPr="0004067B">
        <w:rPr>
          <w:rFonts w:ascii="Times" w:hAnsi="Times"/>
        </w:rPr>
        <w:fldChar w:fldCharType="begin"/>
      </w:r>
      <w:r w:rsidRPr="0004067B">
        <w:rPr>
          <w:rFonts w:ascii="Times" w:hAnsi="Times"/>
        </w:rPr>
        <w:instrText xml:space="preserve"> ADDIN ZOTERO_ITEM CSL_CITATION {"citationID":"6AY2EJgc","properties":{"formattedCitation":"(6, 7)","plainCitation":"(6, 7)","noteIndex":0},"citationItems":[{"id":1796,"uris":["http://zotero.org/users/10354432/items/RH8Q8R7A"],"itemData":{"id":1796,"type":"article-journal","abstract":"The rapid increase in microbial activity that occurs when a dry soil is rewetted has been well documented and is of great interest due to implications of changing precipitation patterns on soil C dynamics. Several studies have shown minor net changes in microbial population diversity or abundance following wet-up, but the gross population dynamics of bacteria and fungi resulting from soil wet-up are virtually unknown. Here we applied DNA stable isotope probing with H218O coupled with quantitative PCR to characterize new growth, survival, and mortality of bacteria and fungi following the rewetting of a seasonally dried California annual grassland soil. Microbial activity, as determined by CO2 production, increased significantly within three hours of wet-up, yet new growth was not detected until after three hours, suggesting a pulse of nongrowth activity immediately following wet-up, likely due to osmo-regulation and resuscitation from dormancy in response to the rapid change in water potential. Total microbial abundance revealed little change throughout the seven-day post-wet incubation, but there was substantial turnover of both bacterial and fungal populations (49% and 52%, respectively). New growth was linear between 24 and 168 hours for both bacteria and fungi, with average growth rates of 2.3 × 108 bacterial 16S rRNA gene copies·[g dry mass]-1·h-1 and 4.3 × 107 fungal ITS copies· [g dry mass]-1·h-1. While bacteria and fungi differed in their mortality and survival characteristics during the seven-day incubation, mortality that occurred within the first three hours was similar, with 25% and 27% of bacterial and fungal gene copies disappearing from the pre-wet community, respectively. The rapid disappearance of gene copies indicates that cell death, occurring either during the extreme dry down period (preceding five months) or during the rapid change in water potential due to wetup, generates a significant pool of available C that likely contributes to the large pulse in CO 2 associated with wet-up. A dynamic assemblage of growing and dying organisms controlled the CO2 pulse, but the balance between death and growth resulted in relatively stable total population abundances, even after a profound and sudden change in environment. © 2014 by the Ecological Society of America.","container-title":"Ecology","DOI":"10.1890/13-1031.1","ISSN":"00129658","issue":"5","note":"PMID: 25000748","page":"1162-1172","title":"Growth and death of bacteria and fungi underlie rainfall-induced carbon dioxide pulses from seasonally dried soil","volume":"95","author":[{"family":"Blazewicz","given":"Steven J."},{"family":"Schwartz","given":"Egbert"},{"family":"Firestone","given":"Mary K."}],"issued":{"date-parts":[["2014"]]}}},{"id":3074,"uris":["http://zotero.org/users/10354432/items/RDBG9F2W"],"itemData":{"id":3074,"type":"article","abstract":"Soil viruses are highly abundant and ubiquitous, yet their impact on soil microbiome structure and function remains essentially unknown. We quantified how viruses and their hosts respond to the first rainfall of the year in seasonally dry soils – a moment commonly referred to as “wet-up”, when resident soil microbes are both resuscitated and lysed, with a disproportionately large effect on annual carbon turnover. We applied time-resolved metagenomics, viromics, and quantitative stable isotope probing to track spatiotemporal virus-host trends, and quantify cell death (and by proxy, the amount of biomass carbon released). Dry soil is a sparse yet diverse reservoir of putative virions, of which only a subset thrives following wet-up. A massive degradation of distinct viruses occurs within 24h post wet-up, but after one-week, viral biomass increased by up to seven-fold. Thriving viruses were not induced temperate phages. Our measures of viral-mediated microbial host death indicate that viruses drive a consistent rate of cell lysis after wet-up. These calculations – the first to demonstrate the quantitative impact of viral effects on soil microbiomes and carbon cycling – evidence that viruses significantly impact microbial community assembly. However, viruses do not appear to serve as top-down controls on soil microbial communities following wet-up.","DOI":"10.1101/2022.09.30.510406","language":"en","license":"© 2022, Posted by Cold Spring Harbor Laboratory. This pre-print is available under a Creative Commons License (Attribution-NonCommercial 4.0 International), CC BY-NC 4.0, as described at http://creativecommons.org/licenses/by-nc/4.0/","note":"page: 2022.09.30.510406\nsection: New Results","publisher":"bioRxiv","source":"bioRxiv","title":"Isotope-enrichment reveals active viruses follow microbial host dynamics during rewetting of a California grassland soil","URL":"https://www.biorxiv.org/content/10.1101/2022.09.30.510406v1","author":[{"family":"Nicolas","given":"Alexa M."},{"family":"Sieradzki","given":"Ella T."},{"family":"Pett-Ridge","given":"Jennifer"},{"family":"Banfield","given":"Jillian F."},{"family":"Taga","given":"Michiko E."},{"family":"Firestone","given":"Mary K."},{"family":"Blazewicz","given":"Steven J."}],"accessed":{"date-parts":[["2022",10,20]]},"issued":{"date-parts":[["2022",10,1]]}}}],"schema":"https://github.com/citation-style-language/schema/raw/master/csl-citation.json"} </w:instrText>
      </w:r>
      <w:r w:rsidRPr="0004067B">
        <w:rPr>
          <w:rFonts w:ascii="Times" w:hAnsi="Times"/>
        </w:rPr>
        <w:fldChar w:fldCharType="separate"/>
      </w:r>
      <w:r w:rsidRPr="0004067B">
        <w:rPr>
          <w:rFonts w:ascii="Times" w:hAnsi="Times"/>
          <w:noProof/>
        </w:rPr>
        <w:t>(6, 7)</w:t>
      </w:r>
      <w:r w:rsidRPr="0004067B">
        <w:rPr>
          <w:rFonts w:ascii="Times" w:hAnsi="Times"/>
        </w:rPr>
        <w:fldChar w:fldCharType="end"/>
      </w:r>
      <w:r w:rsidRPr="0004067B">
        <w:rPr>
          <w:rFonts w:ascii="Times" w:hAnsi="Times"/>
        </w:rPr>
        <w:t xml:space="preserve">, slaking of microaggregates </w:t>
      </w:r>
      <w:r w:rsidRPr="0004067B">
        <w:rPr>
          <w:rFonts w:ascii="Times" w:hAnsi="Times"/>
        </w:rPr>
        <w:fldChar w:fldCharType="begin"/>
      </w:r>
      <w:r w:rsidRPr="0004067B">
        <w:rPr>
          <w:rFonts w:ascii="Times" w:hAnsi="Times"/>
        </w:rPr>
        <w:instrText xml:space="preserve"> ADDIN ZOTERO_ITEM CSL_CITATION {"citationID":"2BmP6wZV","properties":{"formattedCitation":"(8)","plainCitation":"(8)","noteIndex":0},"citationItems":[{"id":2894,"uris":["http://zotero.org/users/10354432/items/CK5R2V7I"],"itemData":{"id":2894,"type":"article-journal","abstract":"Soil moisture controls microbial activity and soil carbon cycling. Because microbial activity decreases as soils dry, decomposition of soil organic matter (SOM) is thought to decrease with increasing drought length. Yet, microbial biomass and a pool of water-extractable organic carbon (WEOC) can increase as soils dry, perhaps implying microbes may continue to break down SOM even if drought stressed. Here, we test the hypothesis that WEOC increases as soils dry because exoenzymes continue to break down litter, while their products accumulate because they cannot diffuse to microbes. To test this hypothesis, we manipulated field plots by cutting off litter inputs and by irrigating and excluding precipitation inputs to extend or shorten the length of the dry season. We expected that the longer the soils would remain dry, the more WEOC would accumulate in the presence of litter, whereas shortening the length of the dry season, or cutting off litter inputs, would reduce WEOC accumulation. Lastly, we incubated grass roots in the laboratory and measured the concentration of reducing sugars and potential hydrolytic enzyme activities, strictly to understand the mechanisms whereby exoenzymes break down litter over the dry season. As expected, extending dry season length increased WEOC concentrations by 30% above the 108 μg C/g measured in untreated plots, whereas keeping soils moist prevented WEOC from accumulating. Contrary to our hypothesis, excluding plant litter inputs actually increased WEOC concentrations by 40% above the 105 μg C/g measured in plots with plants. Reducing sugars did not accumulate in dry senesced roots in our laboratory incubation. Potential rates of reducing sugar production by hydrolytic enzymes ranged from 0.7 to 10 μmol·g−1·h−1 and far exceeded the rates of reducing sugar accumulation (~0.001 μmol·g−1·h−1). Our observations do not support the hypothesis that exoenzymes continue to break down litter to produce WEOC in dry soils. Instead, we develop the argument that physical processes are more likely to govern short-term WEOC dynamics via slaking of microaggregates that stabilize SOM and through WEOC redistribution when soils wet up, as well as through less understood effects of drought on the soil mineral matrix.","container-title":"Ecology","DOI":"10.1002/ECY.2473","ISSN":"1939-9170","issue":"10","note":"PMID: 30047578\npublisher: John Wiley &amp; Sons, Ltd","page":"2348-2362","title":"Effects of altered dry season length and plant inputs on soluble soil carbon","volume":"99","author":[{"family":"Homyak","given":"Peter M."},{"family":"Blankinship","given":"Joseph C."},{"family":"Slessarev","given":"Eric W."},{"family":"Schaeffer","given":"Sean M."},{"family":"Manzoni","given":"Stefano"},{"family":"Schimel","given":"Joshua P."}],"issued":{"date-parts":[["2018",10,1]]}}}],"schema":"https://github.com/citation-style-language/schema/raw/master/csl-citation.json"} </w:instrText>
      </w:r>
      <w:r w:rsidRPr="0004067B">
        <w:rPr>
          <w:rFonts w:ascii="Times" w:hAnsi="Times"/>
        </w:rPr>
        <w:fldChar w:fldCharType="separate"/>
      </w:r>
      <w:r w:rsidRPr="0004067B">
        <w:rPr>
          <w:rFonts w:ascii="Times" w:hAnsi="Times"/>
          <w:noProof/>
        </w:rPr>
        <w:t>(8)</w:t>
      </w:r>
      <w:r w:rsidRPr="0004067B">
        <w:rPr>
          <w:rFonts w:ascii="Times" w:hAnsi="Times"/>
        </w:rPr>
        <w:fldChar w:fldCharType="end"/>
      </w:r>
      <w:r w:rsidRPr="0004067B">
        <w:rPr>
          <w:rFonts w:ascii="Times" w:hAnsi="Times"/>
        </w:rPr>
        <w:t xml:space="preserve">, and increased connectivity in the soil matrix </w:t>
      </w:r>
      <w:r w:rsidRPr="0004067B">
        <w:rPr>
          <w:rFonts w:ascii="Times" w:hAnsi="Times"/>
        </w:rPr>
        <w:fldChar w:fldCharType="begin"/>
      </w:r>
      <w:r w:rsidRPr="0004067B">
        <w:rPr>
          <w:rFonts w:ascii="Times" w:hAnsi="Times"/>
        </w:rPr>
        <w:instrText xml:space="preserve"> ADDIN ZOTERO_ITEM CSL_CITATION {"citationID":"6ailX9rn","properties":{"formattedCitation":"(9, 10)","plainCitation":"(9, 10)","noteIndex":0},"citationItems":[{"id":2929,"uris":["http://zotero.org/users/10354432/items/D3DM75DM"],"itemData":{"id":2929,"type":"article-journal","abstract":"Soil moisture strongly affects the dynamics of soil organic matter and is an important environmental variable in all models predicting changes in soil carbon stocks from site to global scales. Despite this, the mechanisms determining the response of heterotrophic soil respiration to soil moisture remain poorly quantified, being represented in most current carbon cycle models as simple empirical functions. With the aim of providing an overview and new insights into the mechanisms involved, here we review the observations and theory behind the respiration-moisture relationship. We start by calculating best estimates of average empirical relationships using published data and comparing the results for contrasting soil types. The theoretical linkages between substrate and gas diffusivity in soil pores and heterotrophic respiration are then explored as a function of temperature and textural properties. Based on this theoretical model we interpret the variability of moisture effects observed in previous empirical studies. Transient CO2 efflux-moisture relationships are discussed next, reviewing the theory and models developed in the last years with particular emphasis on the 'Birch effect'. We continue by giving an overview of recent pore-scale models and consider how these can be used to gain a more mechanistic understanding of carbon storage and stabilization in variably saturated soils. From this review we conclude that current empirical models are useful but limited approximations, with questionable predictive capacity. Significant efforts are still necessary to represent the full range of soil moisture responses in a unifying model with a sound theoretical basis that can help identify common underlying processes. Equations present here, combining diffusion, texture and substrate to model respiration, are a step forward in this direction. © 2013 Elsevier Ltd.","container-title":"Soil Biology and Biochemistry","DOI":"10.1016/j.soilbio.2013.01.002","ISSN":"00380717","page":"72-85","title":"Responses of soil heterotrophic respiration to moisture availability: An exploration of processes and models","volume":"59","author":[{"family":"Moyano","given":"Fernando E."},{"family":"Manzoni","given":"Stefano"},{"family":"Chenu","given":"Claire"}],"issued":{"date-parts":[["2013",4]]}}},{"id":3077,"uris":["http://zotero.org/users/10354432/items/28PZYFKZ"],"itemData":{"id":3077,"type":"article-journal","abstract":"Droughts and other extreme precipitation events are predicted to increase in intensity, duration, and extent, with uncertain implications for terrestrial carbon (C) sequestration. Soil wetting from above (precipitation) results in a characteristically different pattern of pore-filling than wetting from below (groundwater), with larger, well-connected pores filling before finer pore spaces, unlike groundwater rise in which capillary forces saturate the finest pores first. Here we demonstrate that pore-scale wetting patterns interact with antecedent soil moisture conditions to alter pore-scale, core-scale, and field-scale C dynamics. Drought legacy and wetting direction are perhaps more important determinants of short-term C mineralization than current soil moisture content in these soils. Our results highlight that microbial access to C is not solely limited by physical protection, but also by drought or wetting-induced shifts in hydrologic connectivity. We argue that models should treat soil moisture within a three-dimensional framework emphasizing hydrologic conduits for C and resource diffusion. © 2017 The Author(s).","archive":"Scopus","container-title":"Nature Communications","DOI":"10.1038/s41467-017-01320-x","ISSN":"2041-1723","issue":"1","language":"English","source":"Scopus","title":"Shifts in pore connectivity from precipitation versus groundwater rewetting increases soil carbon loss after drought","volume":"8","author":[{"family":"Smith","given":"A.P."},{"family":"Bond-Lamberty","given":"B."},{"family":"Benscoter","given":"B.W."},{"family":"Tfaily","given":"M.M."},{"family":"Hinkle","given":"C.R."},{"family":"Liu","given":"C."},{"family":"Bailey","given":"V.L."}],"issued":{"date-parts":[["2017"]]}}}],"schema":"https://github.com/citation-style-language/schema/raw/master/csl-citation.json"} </w:instrText>
      </w:r>
      <w:r w:rsidRPr="0004067B">
        <w:rPr>
          <w:rFonts w:ascii="Times" w:hAnsi="Times"/>
        </w:rPr>
        <w:fldChar w:fldCharType="separate"/>
      </w:r>
      <w:r w:rsidRPr="0004067B">
        <w:rPr>
          <w:rFonts w:ascii="Times" w:hAnsi="Times"/>
          <w:noProof/>
        </w:rPr>
        <w:t>(9, 10)</w:t>
      </w:r>
      <w:r w:rsidRPr="0004067B">
        <w:rPr>
          <w:rFonts w:ascii="Times" w:hAnsi="Times"/>
        </w:rPr>
        <w:fldChar w:fldCharType="end"/>
      </w:r>
      <w:r w:rsidRPr="0004067B">
        <w:rPr>
          <w:rFonts w:ascii="Times" w:hAnsi="Times"/>
        </w:rPr>
        <w:t>. The microbial response to rewetting therefore has important consequences for the fate of soil organic carbon; however, we lack an understanding of which traits control the growth and activity of this response.</w:t>
      </w:r>
    </w:p>
    <w:p w14:paraId="00D11ED8" w14:textId="23F9EEF1" w:rsidR="00BA4890" w:rsidRPr="0004067B" w:rsidRDefault="00D21F57" w:rsidP="0004067B">
      <w:pPr>
        <w:spacing w:line="480" w:lineRule="auto"/>
        <w:ind w:firstLine="360"/>
        <w:rPr>
          <w:rFonts w:ascii="Times" w:hAnsi="Times"/>
        </w:rPr>
      </w:pPr>
      <w:r w:rsidRPr="0004067B">
        <w:rPr>
          <w:rFonts w:ascii="Times" w:hAnsi="Times"/>
        </w:rPr>
        <w:t>Trait</w:t>
      </w:r>
      <w:r w:rsidR="0060728B" w:rsidRPr="0004067B">
        <w:rPr>
          <w:rFonts w:ascii="Times" w:hAnsi="Times"/>
        </w:rPr>
        <w:t xml:space="preserve">-based frameworks </w:t>
      </w:r>
      <w:r w:rsidRPr="0004067B">
        <w:rPr>
          <w:rFonts w:ascii="Times" w:hAnsi="Times"/>
        </w:rPr>
        <w:t xml:space="preserve">have long-been </w:t>
      </w:r>
      <w:r w:rsidR="009861CD" w:rsidRPr="0004067B">
        <w:rPr>
          <w:rFonts w:ascii="Times" w:hAnsi="Times"/>
        </w:rPr>
        <w:t>used</w:t>
      </w:r>
      <w:r w:rsidRPr="0004067B">
        <w:rPr>
          <w:rFonts w:ascii="Times" w:hAnsi="Times"/>
        </w:rPr>
        <w:t xml:space="preserve"> </w:t>
      </w:r>
      <w:r w:rsidR="009861CD" w:rsidRPr="0004067B">
        <w:rPr>
          <w:rFonts w:ascii="Times" w:hAnsi="Times"/>
        </w:rPr>
        <w:t>in ecology to</w:t>
      </w:r>
      <w:r w:rsidRPr="0004067B">
        <w:rPr>
          <w:rFonts w:ascii="Times" w:hAnsi="Times"/>
        </w:rPr>
        <w:t xml:space="preserve"> </w:t>
      </w:r>
      <w:r w:rsidR="009861CD" w:rsidRPr="0004067B">
        <w:rPr>
          <w:rFonts w:ascii="Times" w:hAnsi="Times"/>
        </w:rPr>
        <w:t>help understand</w:t>
      </w:r>
      <w:r w:rsidRPr="0004067B">
        <w:rPr>
          <w:rFonts w:ascii="Times" w:hAnsi="Times"/>
        </w:rPr>
        <w:t xml:space="preserve"> complex </w:t>
      </w:r>
      <w:r w:rsidR="009861CD" w:rsidRPr="0004067B">
        <w:rPr>
          <w:rFonts w:ascii="Times" w:hAnsi="Times"/>
        </w:rPr>
        <w:t>community structures</w:t>
      </w:r>
      <w:r w:rsidRPr="0004067B">
        <w:rPr>
          <w:rFonts w:ascii="Times" w:hAnsi="Times"/>
        </w:rPr>
        <w:t xml:space="preserve"> </w:t>
      </w:r>
      <w:r w:rsidRPr="0004067B">
        <w:rPr>
          <w:rFonts w:ascii="Times" w:hAnsi="Times"/>
        </w:rPr>
        <w:fldChar w:fldCharType="begin"/>
      </w:r>
      <w:r w:rsidR="00C5496E" w:rsidRPr="0004067B">
        <w:rPr>
          <w:rFonts w:ascii="Times" w:hAnsi="Times"/>
        </w:rPr>
        <w:instrText xml:space="preserve"> ADDIN ZOTERO_ITEM CSL_CITATION {"citationID":"7Aoh09Fc","properties":{"formattedCitation":"(11, 12)","plainCitation":"(11, 12)","noteIndex":0},"citationItems":[{"id":1895,"uris":["http://zotero.org/users/10354432/items/KLXJ5FPJ"],"itemData":{"id":1895,"type":"article-journal","abstract":"It is suggested that evolution in plants may be associated with the emergence of three primary strategies, each of which may be identified by reference to a number of characteristics including morphological features, resource allocation, phenology, and response to stress. The competitive strategy prevails in productive, relatively undisturbed vegetation, the stress-tolerant strategy is associated with continuously unproductive conditions, and the ruderal strategy is characteristic of severely disturbed but potentially productive habitats. A triangular model based upon the three strategies may be reconciled with the theory of r- and K-selection, provides an insight into the processes of vegetation succession and dominance, and appears to be capable of extension to fungi and to animals.","container-title":"The American Naturalist","DOI":"10.1086/283244","ISSN":"0003-0147","issue":"982","page":"1169-1194","title":"Evidence for the Existence of Three Primary Strategies in Plants and Its Relevance to Ecological and Evolutionary Theory","volume":"111","author":[{"family":"Grime","given":"J P"}],"issued":{"date-parts":[["1977"]]}}},{"id":3263,"uris":["http://zotero.org/users/10354432/items/BP65EVES"],"itemData":{"id":3263,"type":"article-journal","abstract":"In its simplest definition, a trait is a surrogate of organismal performance, and this meaning of the term has been used by evolutionists for a long time. Over the last three decades, developments in community and ecosystem ecology have forced the concept of trait beyond these original boundaries, and trait-based approaches are now widely used in studies ranging from the level of organisms to that of ecosystems. Despite some attempts to fix the terminology, especially in plant ecology, there is currently a high degree of confusion in the use, not only of the term “trait” itself, but also in the underlying concepts it refers to. We therefore give an unambiguous definition of plant trait, with a particular emphasis on functional trait. A hierarchical perspective is proposed, extending the “performance paradigm” to plant ecology. “Functional traits” are defined as morpho-physio-phenological traits which impact fitness indirectly via their effects on growth, reproduction and survival, the three components of individual performance. We finally present an integrative framework explaining how changes in trait values due to environmental variations are translated into organismal performance, and how these changes may influence processes at higher organizational levels. We argue that this can be achieved by developing “integration functions” which can be grouped into functional response (community level) and effect (ecosystem level) algorithms.","container-title":"Oikos","DOI":"10.1111/j.0030-1299.2007.15559.x","ISSN":"1600-0706","issue":"5","language":"en","note":"_eprint: https://onlinelibrary.wiley.com/doi/pdf/10.1111/j.0030-1299.2007.15559.x","page":"882-892","source":"Wiley Online Library","title":"Let the concept of trait be functional!","volume":"116","author":[{"family":"Violle","given":"Cyrille"},{"family":"Navas","given":"Marie-Laure"},{"family":"Vile","given":"Denis"},{"family":"Kazakou","given":"Elena"},{"family":"Fortunel","given":"Claire"},{"family":"Hummel","given":"Irène"},{"family":"Garnier","given":"Eric"}],"issued":{"date-parts":[["2007"]]}}}],"schema":"https://github.com/citation-style-language/schema/raw/master/csl-citation.json"} </w:instrText>
      </w:r>
      <w:r w:rsidRPr="0004067B">
        <w:rPr>
          <w:rFonts w:ascii="Times" w:hAnsi="Times"/>
        </w:rPr>
        <w:fldChar w:fldCharType="separate"/>
      </w:r>
      <w:r w:rsidR="00C5496E" w:rsidRPr="0004067B">
        <w:rPr>
          <w:rFonts w:ascii="Times" w:hAnsi="Times"/>
          <w:noProof/>
        </w:rPr>
        <w:t>(11, 12)</w:t>
      </w:r>
      <w:r w:rsidRPr="0004067B">
        <w:rPr>
          <w:rFonts w:ascii="Times" w:hAnsi="Times"/>
        </w:rPr>
        <w:fldChar w:fldCharType="end"/>
      </w:r>
      <w:r w:rsidR="009861CD" w:rsidRPr="0004067B">
        <w:rPr>
          <w:rFonts w:ascii="Times" w:hAnsi="Times"/>
        </w:rPr>
        <w:t>, and</w:t>
      </w:r>
      <w:r w:rsidRPr="0004067B">
        <w:rPr>
          <w:rFonts w:ascii="Times" w:hAnsi="Times"/>
        </w:rPr>
        <w:t xml:space="preserve"> </w:t>
      </w:r>
      <w:r w:rsidR="009861CD" w:rsidRPr="0004067B">
        <w:rPr>
          <w:rFonts w:ascii="Times" w:hAnsi="Times"/>
        </w:rPr>
        <w:t>t</w:t>
      </w:r>
      <w:r w:rsidRPr="0004067B">
        <w:rPr>
          <w:rFonts w:ascii="Times" w:hAnsi="Times"/>
        </w:rPr>
        <w:t xml:space="preserve">his approach has </w:t>
      </w:r>
      <w:r w:rsidR="0021791B" w:rsidRPr="0004067B">
        <w:rPr>
          <w:rFonts w:ascii="Times" w:hAnsi="Times"/>
        </w:rPr>
        <w:t>naturally</w:t>
      </w:r>
      <w:r w:rsidRPr="0004067B">
        <w:rPr>
          <w:rFonts w:ascii="Times" w:hAnsi="Times"/>
        </w:rPr>
        <w:t xml:space="preserve"> has gained considerable attention in microbial ecology </w:t>
      </w:r>
      <w:r w:rsidRPr="0004067B">
        <w:rPr>
          <w:rFonts w:ascii="Times" w:hAnsi="Times"/>
        </w:rPr>
        <w:fldChar w:fldCharType="begin"/>
      </w:r>
      <w:r w:rsidR="00C5496E" w:rsidRPr="0004067B">
        <w:rPr>
          <w:rFonts w:ascii="Times" w:hAnsi="Times"/>
        </w:rPr>
        <w:instrText xml:space="preserve"> ADDIN ZOTERO_ITEM CSL_CITATION {"citationID":"4ONJuClY","properties":{"formattedCitation":"(13, 14)","plainCitation":"(13, 14)","noteIndex":0},"citationItems":[{"id":2340,"uris":["http://zotero.org/users/10354432/items/C68QBM49"],"itemData":{"id":2340,"type":"article-journal","abstract":"Bacteria and archaea have very different ecology compared to plants. One similarity, though, is that much discussion of their ecological strategies has invoked concepts such as oligotrophy or stress tolerance. For plants, so-called ‘trait ecology’—strategy description reframed along measurable trait dimensions—has made global syntheses possible. Among widely measured trait dimensions for bacteria and archaea three main axes are evident. Maximum growth rate in association with rRNA operon copy number expresses a rate-yield trade-off that is analogous to the acquisitive–conservative spectrum in plants, though underpinned by different trade-offs. Genome size in association with signal transduction expresses versatility. Cell size has influence on diffusive uptake and on relative wall costs. These trait dimensions, and potentially others, offer promise for interpreting ecology. At the same time, there are very substantial differences from plant trait ecology. Traits and their underpinning trade-offs are different. Also, bacteria and archaea use a variety of different substrates. Bacterial strategies can be viewed both through the facet of substrate-use pathways, and also through the facet of quantitative traits such as maximum growth rate. Preliminary evidence shows the quantitative traits vary widely within substrate-use pathways. This indicates they convey information complementary to substrate use.","container-title":"Ecology Letters","DOI":"10.1111/ele.13742","ISSN":"14610248","issue":"7","page":"1487-1504","title":"Trait dimensions in bacteria and archaea compared to vascular plants","volume":"24","author":[{"family":"Westoby","given":"Mark"},{"family":"Gillings","given":"Michael R."},{"family":"Madin","given":"Joshua S."},{"family":"Nielsen","given":"Daniel A."},{"family":"Paulsen","given":"Ian T."},{"family":"Tetu","given":"Sasha G."}],"issued":{"date-parts":[["2021"]]}}},{"id":1924,"uris":["http://zotero.org/users/10354432/items/3IG6NNTX"],"itemData":{"id":1924,"type":"article-journal","container-title":"ISME Journal","DOI":"10.1038/s41396-019-0510-0","ISSN":"17517370","issue":"1","note":"PMID: 31554911\npublisher: Springer Nature","page":"1-9","title":"Defining trait-based microbial strategies with consequences for soil carbon cycling under climate change","volume":"14","author":[{"family":"Malik","given":"Ashish A."},{"family":"Martiny","given":"Jennifer B.H."},{"family":"Brodie","given":"Eoin L."},{"family":"Martiny","given":"Adam C."},{"family":"Treseder","given":"Kathleen K."},{"family":"Allison","given":"Steven D."}],"issued":{"date-parts":[["2020",1,1]]}}}],"schema":"https://github.com/citation-style-language/schema/raw/master/csl-citation.json"} </w:instrText>
      </w:r>
      <w:r w:rsidRPr="0004067B">
        <w:rPr>
          <w:rFonts w:ascii="Times" w:hAnsi="Times"/>
        </w:rPr>
        <w:fldChar w:fldCharType="separate"/>
      </w:r>
      <w:r w:rsidR="00C5496E" w:rsidRPr="0004067B">
        <w:rPr>
          <w:rFonts w:ascii="Times" w:hAnsi="Times" w:cs="Times New Roman"/>
          <w:kern w:val="0"/>
        </w:rPr>
        <w:t>(13, 14)</w:t>
      </w:r>
      <w:r w:rsidRPr="0004067B">
        <w:rPr>
          <w:rFonts w:ascii="Times" w:hAnsi="Times"/>
        </w:rPr>
        <w:fldChar w:fldCharType="end"/>
      </w:r>
      <w:r w:rsidR="009861CD" w:rsidRPr="0004067B">
        <w:rPr>
          <w:rFonts w:ascii="Times" w:hAnsi="Times"/>
        </w:rPr>
        <w:t xml:space="preserve">, where advancements in sequencing technology </w:t>
      </w:r>
      <w:r w:rsidR="00747855" w:rsidRPr="0004067B">
        <w:rPr>
          <w:rFonts w:ascii="Times" w:hAnsi="Times"/>
        </w:rPr>
        <w:t xml:space="preserve">have greatly expanded the ability to probe previously unexplored microbial community structures. </w:t>
      </w:r>
      <w:r w:rsidR="00BA4890" w:rsidRPr="0004067B">
        <w:rPr>
          <w:rFonts w:ascii="Times" w:hAnsi="Times"/>
        </w:rPr>
        <w:t>Traits help uncover the evolutionary forces which dictate when and how traits emerge</w:t>
      </w:r>
      <w:r w:rsidR="00CB54AF" w:rsidRPr="0004067B">
        <w:rPr>
          <w:rFonts w:ascii="Times" w:hAnsi="Times"/>
        </w:rPr>
        <w:t xml:space="preserve"> </w:t>
      </w:r>
      <w:r w:rsidR="00CB54AF" w:rsidRPr="0004067B">
        <w:rPr>
          <w:rFonts w:ascii="Times" w:hAnsi="Times"/>
        </w:rPr>
        <w:fldChar w:fldCharType="begin"/>
      </w:r>
      <w:r w:rsidR="00C5496E" w:rsidRPr="0004067B">
        <w:rPr>
          <w:rFonts w:ascii="Times" w:hAnsi="Times"/>
        </w:rPr>
        <w:instrText xml:space="preserve"> ADDIN ZOTERO_ITEM CSL_CITATION {"citationID":"HBwPYyJ6","properties":{"formattedCitation":"(15)","plainCitation":"(15)","noteIndex":0},"citationItems":[{"id":853,"uris":["http://zotero.org/users/10354432/items/NJPLEU9M"],"itemData":{"id":853,"type":"article-journal","abstract":"A focus on the phenotypic characteristics of microorganisms-their traits-offers a path for interpreting the growing amount of microbiome data.We review key aspects of microbial traits, as well as approaches used to assay their phylogenetic distribution. Recent studies reveal that microbial traits are differentially conserved across the tree of life and appear to be conserved in a hierarchical fashion, possibly linked to their biochemical complexity. These results suggest a predictive framework whereby the genetic (or taxonomic) resolution of microbiome variation among samples provides information about the traits under selection. The organizational parallels seen among human and free-living microbiomes seem to support this idea. Developments in this framework may offer predictions not only for how microbial composition responds to changing environmental conditions, but also for how these changes may alter the health or functioning in human, engineered, and environmental systems.","container-title":"Science","DOI":"10.1126/science.aac9323","ISSN":"10959203","issue":"6261","title":"Microbiomes in light of traits: A phylogenetic perspective","URL":"http://science.sciencemag.org/","volume":"350","author":[{"family":"Martiny","given":"Jennifer B.H."},{"family":"Jones","given":"Stuart E"},{"family":"Lennon","given":"Jay T"},{"family":"Martiny","given":"Adam C"}],"accessed":{"date-parts":[["2019",7,19]]},"issued":{"date-parts":[["2015"]]}}}],"schema":"https://github.com/citation-style-language/schema/raw/master/csl-citation.json"} </w:instrText>
      </w:r>
      <w:r w:rsidR="00CB54AF" w:rsidRPr="0004067B">
        <w:rPr>
          <w:rFonts w:ascii="Times" w:hAnsi="Times"/>
        </w:rPr>
        <w:fldChar w:fldCharType="separate"/>
      </w:r>
      <w:r w:rsidR="00C5496E" w:rsidRPr="0004067B">
        <w:rPr>
          <w:rFonts w:ascii="Times" w:hAnsi="Times"/>
          <w:noProof/>
        </w:rPr>
        <w:t>(15)</w:t>
      </w:r>
      <w:r w:rsidR="00CB54AF" w:rsidRPr="0004067B">
        <w:rPr>
          <w:rFonts w:ascii="Times" w:hAnsi="Times"/>
        </w:rPr>
        <w:fldChar w:fldCharType="end"/>
      </w:r>
      <w:r w:rsidR="00BA4890" w:rsidRPr="0004067B">
        <w:rPr>
          <w:rFonts w:ascii="Times" w:hAnsi="Times"/>
        </w:rPr>
        <w:t>, as well as serve as valuable metrics for assessing community dynamics across scales</w:t>
      </w:r>
      <w:r w:rsidR="00D13C05" w:rsidRPr="0004067B">
        <w:rPr>
          <w:rFonts w:ascii="Times" w:hAnsi="Times"/>
        </w:rPr>
        <w:t xml:space="preserve"> </w:t>
      </w:r>
      <w:r w:rsidR="00D13C05" w:rsidRPr="0004067B">
        <w:rPr>
          <w:rFonts w:ascii="Times" w:hAnsi="Times"/>
        </w:rPr>
        <w:fldChar w:fldCharType="begin"/>
      </w:r>
      <w:r w:rsidR="00C5496E" w:rsidRPr="0004067B">
        <w:rPr>
          <w:rFonts w:ascii="Times" w:hAnsi="Times"/>
        </w:rPr>
        <w:instrText xml:space="preserve"> ADDIN ZOTERO_ITEM CSL_CITATION {"citationID":"347dBOrb","properties":{"formattedCitation":"(16, 17)","plainCitation":"(16, 17)","noteIndex":0},"citationItems":[{"id":1137,"uris":["http://zotero.org/users/10354432/items/JBCBTBE6"],"itemData":{"id":1137,"type":"article-journal","abstract":"The rate of information collection generated by metagenomics is uncoupled with its meaningful ecological interpretation. New analytical approaches based on functional trait-based ecology may help to bridge this gap and extend the trait approach to the community level in vast and complex environmental genetic data sets. Here, we explored a set of community traits that range from nucleotidic to genomic properties in 53 metagenomic aquatic samples from the Global Ocean Sampling (GOS) expedition. We found significant differences between the community profile derived from the commonly used 16S rRNA gene and from the functional trait set. The traits proved to be valuable ecological markers by discriminating between marine ecosystems (coastal vs. open ocean) and between oceans (Atlantic vs. Indian vs. Pacific). Intertrait relationships were also assessed, and we propose some that could be further used as habitat descriptors or indicators of artefacts during sample processing. Overall, the approach presented here may help to interpret metagenomics data to gain a full understanding of microbial community patterns in a rigorous ecological framework. © 2011 Blackwell Publishing Ltd.","container-title":"Molecular Ecology","DOI":"10.1111/j.1365-294X.2011.05383.x","ISSN":"09621083","issue":"8","page":"1909-1917","title":"Exploration of community traits as ecological markers in microbial metagenomes","volume":"21","author":[{"family":"Barberán","given":"Albert"},{"family":"Fernández-Guerra","given":"Antoni"},{"family":"Bohannan","given":"Brendan J.M."},{"family":"Casamayor","given":"Emilio O."}],"issued":{"date-parts":[["2012",4]]}}},{"id":3292,"uris":["http://zotero.org/users/10354432/items/DQXT43EQ"],"itemData":{"id":3292,"type":"article-journal","abstract":"Below-ground microbial communities drive some of Earth's largest biogeochemical fluxes, yet they represent a major source of uncertainty in global biogeochemical models. This review synthesizes recent advances in trait-based soil carbon modelling in order to identify how empirical observations of microbial traits can inform the next generation of soil carbon models. We identify four key perspectives from which trait-based models have investigated the role of microbes in soil carbon fluxes, ranging from the largest to the smallest scales of biological organization: (i) Earth system models, which have recently begun to incorporate microbial traits at a global scale; (ii) ecosystem models, which relate microbial carbon cycling to other trophic levels and element cycles; (iii) models from community ecology, which link theories of species diversity to ecosystem cycles; and (iv) models of fine-scale physiology, which mechanistically represent traits at the individual level. Highlighting the contributions of diverse trait-based modelling approaches, we caution that this diversity makes it challenging to link perspectives at different scales. The meaning of a trait depends both on the structure of the model in which it occurs and on the scale treated by the model. Thus, reapplying a fine-scale trait at a broader scale may make incorrect predictions, an issue we illustrate quantitatively using model simulations. With these challenges in mind, we highlight several ways to synthesize the scales of microbial biogeochemical modelling: (i) quantitatively, using mathematical scaling techniques, (ii) empirically, by applying experiments to test relationships between scales and (iii) conceptually, by identifying key traits and processes across scales. Taking full advantage of trait-based modelling, ecologists will thus be able to incorporate multiple perspectives to better predict carbon cycling in a changing world. Read the free Plain Language Summary for this article on the Journal blog.","container-title":"Functional Ecology","DOI":"10.1111/1365-2435.14035","ISSN":"1365-2435","issue":"6","language":"en","license":"© 2022 The Authors. Functional Ecology published by John Wiley &amp; Sons Ltd on behalf of British Ecological Society.","note":"_eprint: https://onlinelibrary.wiley.com/doi/pdf/10.1111/1365-2435.14035","page":"1457-1472","source":"Wiley Online Library","title":"Uniting the scales of microbial biogeochemistry with trait-based modelling","volume":"36","author":[{"family":"Wan","given":"Joe"},{"family":"Crowther","given":"Thomas W."}],"issued":{"date-parts":[["2022"]]}}}],"schema":"https://github.com/citation-style-language/schema/raw/master/csl-citation.json"} </w:instrText>
      </w:r>
      <w:r w:rsidR="00D13C05" w:rsidRPr="0004067B">
        <w:rPr>
          <w:rFonts w:ascii="Times" w:hAnsi="Times"/>
        </w:rPr>
        <w:fldChar w:fldCharType="separate"/>
      </w:r>
      <w:r w:rsidR="00C5496E" w:rsidRPr="0004067B">
        <w:rPr>
          <w:rFonts w:ascii="Times" w:hAnsi="Times"/>
          <w:noProof/>
        </w:rPr>
        <w:t>(16, 17)</w:t>
      </w:r>
      <w:r w:rsidR="00D13C05" w:rsidRPr="0004067B">
        <w:rPr>
          <w:rFonts w:ascii="Times" w:hAnsi="Times"/>
        </w:rPr>
        <w:fldChar w:fldCharType="end"/>
      </w:r>
      <w:r w:rsidR="00D13C05" w:rsidRPr="0004067B">
        <w:rPr>
          <w:rFonts w:ascii="Times" w:hAnsi="Times"/>
        </w:rPr>
        <w:t xml:space="preserve"> and </w:t>
      </w:r>
      <w:r w:rsidR="003163D2" w:rsidRPr="0004067B">
        <w:rPr>
          <w:rFonts w:ascii="Times" w:hAnsi="Times"/>
        </w:rPr>
        <w:t xml:space="preserve">with </w:t>
      </w:r>
      <w:r w:rsidR="00D13C05" w:rsidRPr="0004067B">
        <w:rPr>
          <w:rFonts w:ascii="Times" w:hAnsi="Times"/>
        </w:rPr>
        <w:t xml:space="preserve">ecosystem function </w:t>
      </w:r>
      <w:r w:rsidR="00D13C05" w:rsidRPr="0004067B">
        <w:rPr>
          <w:rFonts w:ascii="Times" w:hAnsi="Times"/>
        </w:rPr>
        <w:fldChar w:fldCharType="begin"/>
      </w:r>
      <w:r w:rsidR="00C5496E" w:rsidRPr="0004067B">
        <w:rPr>
          <w:rFonts w:ascii="Times" w:hAnsi="Times"/>
        </w:rPr>
        <w:instrText xml:space="preserve"> ADDIN ZOTERO_ITEM CSL_CITATION {"citationID":"Hbc0tiu9","properties":{"formattedCitation":"(14)","plainCitation":"(14)","noteIndex":0},"citationItems":[{"id":1924,"uris":["http://zotero.org/users/10354432/items/3IG6NNTX"],"itemData":{"id":1924,"type":"article-journal","container-title":"ISME Journal","DOI":"10.1038/s41396-019-0510-0","ISSN":"17517370","issue":"1","note":"PMID: 31554911\npublisher: Springer Nature","page":"1-9","title":"Defining trait-based microbial strategies with consequences for soil carbon cycling under climate change","volume":"14","author":[{"family":"Malik","given":"Ashish A."},{"family":"Martiny","given":"Jennifer B.H."},{"family":"Brodie","given":"Eoin L."},{"family":"Martiny","given":"Adam C."},{"family":"Treseder","given":"Kathleen K."},{"family":"Allison","given":"Steven D."}],"issued":{"date-parts":[["2020",1,1]]}}}],"schema":"https://github.com/citation-style-language/schema/raw/master/csl-citation.json"} </w:instrText>
      </w:r>
      <w:r w:rsidR="00D13C05" w:rsidRPr="0004067B">
        <w:rPr>
          <w:rFonts w:ascii="Times" w:hAnsi="Times"/>
        </w:rPr>
        <w:fldChar w:fldCharType="separate"/>
      </w:r>
      <w:r w:rsidR="00C5496E" w:rsidRPr="0004067B">
        <w:rPr>
          <w:rFonts w:ascii="Times" w:hAnsi="Times"/>
          <w:noProof/>
        </w:rPr>
        <w:t>(14)</w:t>
      </w:r>
      <w:r w:rsidR="00D13C05" w:rsidRPr="0004067B">
        <w:rPr>
          <w:rFonts w:ascii="Times" w:hAnsi="Times"/>
        </w:rPr>
        <w:fldChar w:fldCharType="end"/>
      </w:r>
      <w:r w:rsidR="00BA4890" w:rsidRPr="0004067B">
        <w:rPr>
          <w:rFonts w:ascii="Times" w:hAnsi="Times"/>
        </w:rPr>
        <w:t>.</w:t>
      </w:r>
      <w:r w:rsidR="001B0A8E" w:rsidRPr="0004067B">
        <w:rPr>
          <w:rFonts w:ascii="Times" w:hAnsi="Times"/>
        </w:rPr>
        <w:t xml:space="preserve"> </w:t>
      </w:r>
      <w:r w:rsidR="00BA4890" w:rsidRPr="0004067B">
        <w:rPr>
          <w:rFonts w:ascii="Times" w:hAnsi="Times"/>
        </w:rPr>
        <w:t xml:space="preserve">Traits associated </w:t>
      </w:r>
      <w:r w:rsidR="00141CAC" w:rsidRPr="0004067B">
        <w:rPr>
          <w:rFonts w:ascii="Times" w:hAnsi="Times"/>
        </w:rPr>
        <w:t>with</w:t>
      </w:r>
      <w:r w:rsidR="00BA4890" w:rsidRPr="0004067B">
        <w:rPr>
          <w:rFonts w:ascii="Times" w:hAnsi="Times"/>
        </w:rPr>
        <w:t xml:space="preserve"> growth </w:t>
      </w:r>
      <w:r w:rsidR="00747855" w:rsidRPr="0004067B">
        <w:rPr>
          <w:rFonts w:ascii="Times" w:hAnsi="Times"/>
        </w:rPr>
        <w:t>are</w:t>
      </w:r>
      <w:r w:rsidR="00BA4890" w:rsidRPr="0004067B">
        <w:rPr>
          <w:rFonts w:ascii="Times" w:hAnsi="Times"/>
        </w:rPr>
        <w:t xml:space="preserve"> of </w:t>
      </w:r>
      <w:r w:rsidR="00D13C05" w:rsidRPr="0004067B">
        <w:rPr>
          <w:rFonts w:ascii="Times" w:hAnsi="Times"/>
        </w:rPr>
        <w:t>particular</w:t>
      </w:r>
      <w:r w:rsidR="00BA4890" w:rsidRPr="0004067B">
        <w:rPr>
          <w:rFonts w:ascii="Times" w:hAnsi="Times"/>
        </w:rPr>
        <w:t xml:space="preserve"> </w:t>
      </w:r>
      <w:r w:rsidR="003163D2" w:rsidRPr="0004067B">
        <w:rPr>
          <w:rFonts w:ascii="Times" w:hAnsi="Times"/>
        </w:rPr>
        <w:t>importance</w:t>
      </w:r>
      <w:r w:rsidR="00BA4890" w:rsidRPr="0004067B">
        <w:rPr>
          <w:rFonts w:ascii="Times" w:hAnsi="Times"/>
        </w:rPr>
        <w:t xml:space="preserve">, as </w:t>
      </w:r>
      <w:r w:rsidR="00141CAC" w:rsidRPr="0004067B">
        <w:rPr>
          <w:rFonts w:ascii="Times" w:hAnsi="Times"/>
        </w:rPr>
        <w:t>growth</w:t>
      </w:r>
      <w:r w:rsidR="00BA4890" w:rsidRPr="0004067B">
        <w:rPr>
          <w:rFonts w:ascii="Times" w:hAnsi="Times"/>
        </w:rPr>
        <w:t xml:space="preserve"> is often central in life-strategy frameworks</w:t>
      </w:r>
      <w:r w:rsidR="00784044" w:rsidRPr="0004067B">
        <w:rPr>
          <w:rFonts w:ascii="Times" w:hAnsi="Times"/>
        </w:rPr>
        <w:t xml:space="preserve"> </w:t>
      </w:r>
      <w:commentRangeStart w:id="7"/>
      <w:r w:rsidR="001B0A8E" w:rsidRPr="0004067B">
        <w:rPr>
          <w:rFonts w:ascii="Times" w:hAnsi="Times"/>
        </w:rPr>
        <w:fldChar w:fldCharType="begin"/>
      </w:r>
      <w:r w:rsidR="00C5496E" w:rsidRPr="0004067B">
        <w:rPr>
          <w:rFonts w:ascii="Times" w:hAnsi="Times"/>
        </w:rPr>
        <w:instrText xml:space="preserve"> ADDIN ZOTERO_ITEM CSL_CITATION {"citationID":"hcfD6m5n","properties":{"formattedCitation":"(14, 18, 19)","plainCitation":"(14, 18, 19)","noteIndex":0},"citationItems":[{"id":1924,"uris":["http://zotero.org/users/10354432/items/3IG6NNTX"],"itemData":{"id":1924,"type":"article-journal","container-title":"ISME Journal","DOI":"10.1038/s41396-019-0510-0","ISSN":"17517370","issue":"1","note":"PMID: 31554911\npublisher: Springer Nature","page":"1-9","title":"Defining trait-based microbial strategies with consequences for soil carbon cycling under climate change","volume":"14","author":[{"family":"Malik","given":"Ashish A."},{"family":"Martiny","given":"Jennifer B.H."},{"family":"Brodie","given":"Eoin L."},{"family":"Martiny","given":"Adam C."},{"family":"Treseder","given":"Kathleen K."},{"family":"Allison","given":"Steven D."}],"issued":{"date-parts":[["2020",1,1]]}}},{"id":886,"uris":["http://zotero.org/users/10354432/items/CGKE2S5R"],"itemData":{"id":886,"type":"article-journal","abstract":"Many marine bacteria have evolved to grow optimally at either high (copiotrophic) or low (oligotrophic) nutrient concentrations, enabling different species to colonize distinct trophic habitats in the oceans. Here, we compare the genome sequences of two bacteria, Photobacterium angustum S14 and Sphingopyxis alaskensis RB2256, that serve as useful model organisms for copiotrophic and oligotrophic modes of life and specifically relate the genomic features to trophic strategy for these organisms and define their molecular mechanisms of adaptation. We developed a model for predicting trophic lifestyle from genome sequence data and tested &gt;400,000 proteins representing &gt;500 million nucleotides of sequence data from 126 genome sequences with metagenome data of whole environmental samples. When applied to available oceanic metagenome data (e.g., the Global Ocean Survey data) the model demonstrated that oligotrophs, and not the more readily isolatable copiotrophs, dominate the ocean's free-living microbial populations. Using our model, it is now possible to define the types of bacteria that specific ocean niches are capable of sustaining.","container-title":"Proceedings of the National Academy of Sciences of the United States of America","DOI":"10.1073/pnas.0903507106","ISSN":"1091-6490","issue":"37","note":"PMID: 19805210\npublisher: National Academy of Sciences","page":"15527-33","title":"The genomic basis of trophic strategy in marine bacteria.","volume":"106","author":[{"family":"Lauro","given":"Federico M"},{"family":"McDougald","given":"Diane"},{"family":"Thomas","given":"Torsten"},{"family":"Williams","given":"Timothy J"},{"family":"Egan","given":"Suhelen"},{"family":"Rice","given":"Scott"},{"family":"DeMaere","given":"Matthew Z"},{"family":"Ting","given":"Lily"},{"family":"Ertan","given":"Haluk"},{"family":"Johnson","given":"Justin"},{"family":"Ferriera","given":"Steven"},{"family":"Lapidus","given":"Alla"},{"family":"Anderson","given":"Iain"},{"family":"Kyrpides","given":"Nikos"},{"family":"Munk","given":"A Christine"},{"family":"Detter","given":"Chris"},{"family":"Han","given":"Cliff S"},{"family":"Brown","given":"Mark V"},{"family":"Robb","given":"Frank T"},{"family":"Kjelleberg","given":"Staffan"},{"family":"Cavicchioli","given":"Ricardo"}],"issued":{"date-parts":[["2009",9,15]]}}},{"id":1024,"uris":["http://zotero.org/users/10354432/items/GTGQ74AI"],"itemData":{"id":1024,"type":"article-journal","abstract":"Soil contains a vast diversity of microorganisms that can directly or indirectly modulate soil processes and terrestrial ecosystems. In this Review, Fierer summarizes the challenges in characterizing the composition and functions of the soil microbiome, and discusses key future research directions.","container-title":"Nature Reviews Microbiology","DOI":"10.1038/nrmicro.2017.87","ISSN":"17401534","issue":"10","page":"579-590","title":"Embracing the unknown: Disentangling the complexities of the soil microbiome","volume":"15","author":[{"family":"Fierer","given":"Noah"}],"issued":{"date-parts":[["2017"]]}}}],"schema":"https://github.com/citation-style-language/schema/raw/master/csl-citation.json"} </w:instrText>
      </w:r>
      <w:r w:rsidR="001B0A8E" w:rsidRPr="0004067B">
        <w:rPr>
          <w:rFonts w:ascii="Times" w:hAnsi="Times"/>
        </w:rPr>
        <w:fldChar w:fldCharType="separate"/>
      </w:r>
      <w:r w:rsidR="00C5496E" w:rsidRPr="0004067B">
        <w:rPr>
          <w:rFonts w:ascii="Times" w:hAnsi="Times"/>
          <w:noProof/>
        </w:rPr>
        <w:t>(14, 18, 19)</w:t>
      </w:r>
      <w:r w:rsidR="001B0A8E" w:rsidRPr="0004067B">
        <w:rPr>
          <w:rFonts w:ascii="Times" w:hAnsi="Times"/>
        </w:rPr>
        <w:fldChar w:fldCharType="end"/>
      </w:r>
      <w:r w:rsidR="00BA4890" w:rsidRPr="0004067B">
        <w:rPr>
          <w:rFonts w:ascii="Times" w:hAnsi="Times"/>
        </w:rPr>
        <w:t>, functional metrics such as carbon use efficiency</w:t>
      </w:r>
      <w:r w:rsidR="001B0A8E" w:rsidRPr="0004067B">
        <w:rPr>
          <w:rFonts w:ascii="Times" w:hAnsi="Times"/>
        </w:rPr>
        <w:t xml:space="preserve"> </w:t>
      </w:r>
      <w:r w:rsidR="00D927BE" w:rsidRPr="0004067B">
        <w:rPr>
          <w:rFonts w:ascii="Times" w:hAnsi="Times"/>
        </w:rPr>
        <w:fldChar w:fldCharType="begin"/>
      </w:r>
      <w:r w:rsidR="00C5496E" w:rsidRPr="0004067B">
        <w:rPr>
          <w:rFonts w:ascii="Times" w:hAnsi="Times"/>
        </w:rPr>
        <w:instrText xml:space="preserve"> ADDIN ZOTERO_ITEM CSL_CITATION {"citationID":"M8TF6yhj","properties":{"formattedCitation":"(20)","plainCitation":"(20)","noteIndex":0},"citationItems":[{"id":7,"uris":["http://zotero.org/users/10354432/items/JVS2AXE2"],"itemData":{"id":7,"type":"article-journal","abstract":"Carbon use efficiency (CUE) is a fundamental parameter for ecological models based on the physiology of microorganisms. CUE determines energy and material flows to higher trophic levels, conversion of plant-produced carbon into microbial products and rates of ecosystem carbon storage. Thermodynamic calculations support a maximum CUE value of ~ 0.60 (CUE max). Kinetic and stoichiometric constraints on microbial growth suggest that CUE in multi-resource limited natural systems should approach ~ 0.3 (CUE max /2). However, the mean CUE values reported for aquatic and terrestrial ecosystems differ by two-fold (~ 0.26 vs. ~ 0.55) because the methods used to estimate CUE in aquatic and terrestrial systems gener-ally differ and soil estimates are less likely to capture the full maintenance costs of community metabolism given the difficulty of measurements in water-limited environments. Moreover, many simulation models lack adequate representation of energy spilling pathways and stoichiometric constraints on metabolism, which can also lead to overestimates of CUE. We recommend that broad-scale models use a CUE value of 0.30, unless there is evidence for lower values as a result of pervasive nutrient limitations. Ecosystem mod-els operating at finer scales should consider resource composition, stoichiometric constraints and biomass composition, as well as environmental drivers, to predict the CUE of microbial communities.","container-title":"Ecology Letters","DOI":"10.1111/ele.12113","ISSN":"1461023X","issue":"7","note":"PMID: 23627730\nISBN: 1461-023X","page":"930-939","title":"Carbon use efficiency of microbial communities: Stoichiometry, methodology and modelling","volume":"16","author":[{"family":"Sinsabaugh","given":"Robert L."},{"family":"Manzoni","given":"Stefano"},{"family":"Moorhead","given":"Daryl L."},{"family":"Richter","given":"Andreas"}],"issued":{"date-parts":[["2013"]]}}}],"schema":"https://github.com/citation-style-language/schema/raw/master/csl-citation.json"} </w:instrText>
      </w:r>
      <w:r w:rsidR="00D927BE" w:rsidRPr="0004067B">
        <w:rPr>
          <w:rFonts w:ascii="Times" w:hAnsi="Times"/>
        </w:rPr>
        <w:fldChar w:fldCharType="separate"/>
      </w:r>
      <w:r w:rsidR="00C5496E" w:rsidRPr="0004067B">
        <w:rPr>
          <w:rFonts w:ascii="Times" w:hAnsi="Times"/>
          <w:noProof/>
        </w:rPr>
        <w:t>(20)</w:t>
      </w:r>
      <w:r w:rsidR="00D927BE" w:rsidRPr="0004067B">
        <w:rPr>
          <w:rFonts w:ascii="Times" w:hAnsi="Times"/>
        </w:rPr>
        <w:fldChar w:fldCharType="end"/>
      </w:r>
      <w:r w:rsidR="00BA4890" w:rsidRPr="0004067B">
        <w:rPr>
          <w:rFonts w:ascii="Times" w:hAnsi="Times"/>
        </w:rPr>
        <w:t>, and understanding changing community dynamics</w:t>
      </w:r>
      <w:commentRangeEnd w:id="7"/>
      <w:r w:rsidR="0041709C">
        <w:rPr>
          <w:rStyle w:val="CommentReference"/>
        </w:rPr>
        <w:commentReference w:id="7"/>
      </w:r>
      <w:r w:rsidR="00BA4890" w:rsidRPr="0004067B">
        <w:rPr>
          <w:rFonts w:ascii="Times" w:hAnsi="Times"/>
        </w:rPr>
        <w:t xml:space="preserve">. </w:t>
      </w:r>
    </w:p>
    <w:p w14:paraId="20F104B1" w14:textId="5C01643D" w:rsidR="0001610F" w:rsidRPr="0004067B" w:rsidRDefault="001B04E2" w:rsidP="0004067B">
      <w:pPr>
        <w:spacing w:line="480" w:lineRule="auto"/>
        <w:ind w:firstLine="360"/>
        <w:rPr>
          <w:rFonts w:ascii="Times" w:hAnsi="Times"/>
        </w:rPr>
      </w:pPr>
      <w:r w:rsidRPr="0004067B">
        <w:rPr>
          <w:rFonts w:ascii="Times" w:hAnsi="Times"/>
        </w:rPr>
        <w:t>T</w:t>
      </w:r>
      <w:r w:rsidR="0029081B" w:rsidRPr="0004067B">
        <w:rPr>
          <w:rFonts w:ascii="Times" w:hAnsi="Times"/>
        </w:rPr>
        <w:t>rait-based analyses using genomic data</w:t>
      </w:r>
      <w:r w:rsidR="00A3286D" w:rsidRPr="0004067B">
        <w:rPr>
          <w:rFonts w:ascii="Times" w:hAnsi="Times"/>
        </w:rPr>
        <w:t xml:space="preserve"> </w:t>
      </w:r>
      <w:r w:rsidR="00CB54AF" w:rsidRPr="0004067B">
        <w:rPr>
          <w:rFonts w:ascii="Times" w:hAnsi="Times"/>
        </w:rPr>
        <w:t>can</w:t>
      </w:r>
      <w:r w:rsidR="00757EA6" w:rsidRPr="0004067B">
        <w:rPr>
          <w:rFonts w:ascii="Times" w:hAnsi="Times"/>
        </w:rPr>
        <w:t xml:space="preserve"> generally</w:t>
      </w:r>
      <w:r w:rsidR="00CB54AF" w:rsidRPr="0004067B">
        <w:rPr>
          <w:rFonts w:ascii="Times" w:hAnsi="Times"/>
        </w:rPr>
        <w:t xml:space="preserve"> be</w:t>
      </w:r>
      <w:r w:rsidR="0029081B" w:rsidRPr="0004067B">
        <w:rPr>
          <w:rFonts w:ascii="Times" w:hAnsi="Times"/>
        </w:rPr>
        <w:t xml:space="preserve"> separate</w:t>
      </w:r>
      <w:r w:rsidR="00CB54AF" w:rsidRPr="0004067B">
        <w:rPr>
          <w:rFonts w:ascii="Times" w:hAnsi="Times"/>
        </w:rPr>
        <w:t>d</w:t>
      </w:r>
      <w:r w:rsidR="0029081B" w:rsidRPr="0004067B">
        <w:rPr>
          <w:rFonts w:ascii="Times" w:hAnsi="Times"/>
        </w:rPr>
        <w:t xml:space="preserve"> intro two broad categories: </w:t>
      </w:r>
      <w:r w:rsidR="003A6369" w:rsidRPr="0004067B">
        <w:rPr>
          <w:rFonts w:ascii="Times" w:hAnsi="Times"/>
        </w:rPr>
        <w:t>functional traits (</w:t>
      </w:r>
      <w:r w:rsidR="003F4ED8" w:rsidRPr="0004067B">
        <w:rPr>
          <w:rFonts w:ascii="Times" w:hAnsi="Times"/>
        </w:rPr>
        <w:t xml:space="preserve">those which describe specific </w:t>
      </w:r>
      <w:r w:rsidR="0029081B" w:rsidRPr="0004067B">
        <w:rPr>
          <w:rFonts w:ascii="Times" w:hAnsi="Times"/>
        </w:rPr>
        <w:t>function</w:t>
      </w:r>
      <w:r w:rsidR="00905320" w:rsidRPr="0004067B">
        <w:rPr>
          <w:rFonts w:ascii="Times" w:hAnsi="Times"/>
        </w:rPr>
        <w:t>)</w:t>
      </w:r>
      <w:r w:rsidR="003F4ED8" w:rsidRPr="0004067B">
        <w:rPr>
          <w:rFonts w:ascii="Times" w:hAnsi="Times"/>
        </w:rPr>
        <w:t xml:space="preserve"> </w:t>
      </w:r>
      <w:r w:rsidRPr="0004067B">
        <w:rPr>
          <w:rFonts w:ascii="Times" w:hAnsi="Times"/>
        </w:rPr>
        <w:t>and genomic traits</w:t>
      </w:r>
      <w:r w:rsidR="00CB54AF" w:rsidRPr="0004067B">
        <w:rPr>
          <w:rFonts w:ascii="Times" w:hAnsi="Times"/>
        </w:rPr>
        <w:t xml:space="preserve"> (</w:t>
      </w:r>
      <w:r w:rsidR="00D92F53" w:rsidRPr="0004067B">
        <w:rPr>
          <w:rFonts w:ascii="Times" w:hAnsi="Times"/>
        </w:rPr>
        <w:t xml:space="preserve">those </w:t>
      </w:r>
      <w:r w:rsidR="00D92F53" w:rsidRPr="0004067B">
        <w:rPr>
          <w:rFonts w:ascii="Times" w:hAnsi="Times"/>
        </w:rPr>
        <w:lastRenderedPageBreak/>
        <w:t xml:space="preserve">which do not describe a specific </w:t>
      </w:r>
      <w:proofErr w:type="gramStart"/>
      <w:r w:rsidR="00D92F53" w:rsidRPr="0004067B">
        <w:rPr>
          <w:rFonts w:ascii="Times" w:hAnsi="Times"/>
        </w:rPr>
        <w:t>function;</w:t>
      </w:r>
      <w:proofErr w:type="gramEnd"/>
      <w:r w:rsidR="00D92F53" w:rsidRPr="0004067B">
        <w:rPr>
          <w:rFonts w:ascii="Times" w:hAnsi="Times"/>
        </w:rPr>
        <w:t xml:space="preserve"> </w:t>
      </w:r>
      <w:r w:rsidR="00CB54AF" w:rsidRPr="0004067B">
        <w:rPr>
          <w:rFonts w:ascii="Times" w:hAnsi="Times"/>
        </w:rPr>
        <w:t>e.g., GC-%, genome size, codon usage, etc.)</w:t>
      </w:r>
      <w:r w:rsidRPr="0004067B">
        <w:rPr>
          <w:rFonts w:ascii="Times" w:hAnsi="Times"/>
        </w:rPr>
        <w:t xml:space="preserve">. </w:t>
      </w:r>
      <w:r w:rsidR="00D927BE" w:rsidRPr="0004067B">
        <w:rPr>
          <w:rFonts w:ascii="Times" w:hAnsi="Times"/>
        </w:rPr>
        <w:t>Functional</w:t>
      </w:r>
      <w:r w:rsidR="003A6369" w:rsidRPr="0004067B">
        <w:rPr>
          <w:rFonts w:ascii="Times" w:hAnsi="Times"/>
        </w:rPr>
        <w:t xml:space="preserve"> traits are often observed through functional gene composition and the expression of these genes under a specific set of environmental conditions. </w:t>
      </w:r>
      <w:r w:rsidR="00CD3BC8" w:rsidRPr="0004067B">
        <w:rPr>
          <w:rFonts w:ascii="Times" w:hAnsi="Times"/>
        </w:rPr>
        <w:t xml:space="preserve">During growth, expression of specific genes varies considerably depending on function </w:t>
      </w:r>
      <w:r w:rsidR="00CD3BC8" w:rsidRPr="0004067B">
        <w:rPr>
          <w:rFonts w:ascii="Times" w:hAnsi="Times"/>
        </w:rPr>
        <w:fldChar w:fldCharType="begin"/>
      </w:r>
      <w:r w:rsidR="00C5496E" w:rsidRPr="0004067B">
        <w:rPr>
          <w:rFonts w:ascii="Times" w:hAnsi="Times"/>
        </w:rPr>
        <w:instrText xml:space="preserve"> ADDIN ZOTERO_ITEM CSL_CITATION {"citationID":"5FboxGKd","properties":{"formattedCitation":"(21)","plainCitation":"(21)","noteIndex":0},"citationItems":[{"id":3272,"uris":["http://zotero.org/users/10354432/items/YSK785L9"],"itemData":{"id":3272,"type":"article-journal","abstract":"The function of endogenous as well as synthetic genetic circuits is generically coupled to the physiological state of the cell. For exponentially growing bacteria, a key characteristic of the state of the cell is the growth rate and thus gene expression is often growth-rate dependent. Here we review recent results on growth-rate dependent gene expression. We distinguish different types of growth-rate dependencies by the mechanisms of regulation involved and the presence or absence of an effect of the gene product on growth. The latter can lead to growth feedback, feedback mediated by changes of the global state of the cell. Moreover, we discuss how growth rate dependence can be used as a guide to study the molecular implementation of physiological regulation.","collection-title":"Nanobiotechnology • Systems biology","container-title":"Current Opinion in Biotechnology","DOI":"10.1016/j.copbio.2014.01.001","ISSN":"0958-1669","journalAbbreviation":"Current Opinion in Biotechnology","page":"96-102","source":"ScienceDirect","title":"Bacterial growth: global effects on gene expression, growth feedback and proteome partition","title-short":"Bacterial growth","volume":"28","author":[{"family":"Klumpp","given":"Stefan"},{"family":"Hwa","given":"Terence"}],"issued":{"date-parts":[["2014",8,1]]}}}],"schema":"https://github.com/citation-style-language/schema/raw/master/csl-citation.json"} </w:instrText>
      </w:r>
      <w:r w:rsidR="00CD3BC8" w:rsidRPr="0004067B">
        <w:rPr>
          <w:rFonts w:ascii="Times" w:hAnsi="Times"/>
        </w:rPr>
        <w:fldChar w:fldCharType="separate"/>
      </w:r>
      <w:r w:rsidR="00C5496E" w:rsidRPr="0004067B">
        <w:rPr>
          <w:rFonts w:ascii="Times" w:hAnsi="Times"/>
          <w:noProof/>
        </w:rPr>
        <w:t>(21)</w:t>
      </w:r>
      <w:r w:rsidR="00CD3BC8" w:rsidRPr="0004067B">
        <w:rPr>
          <w:rFonts w:ascii="Times" w:hAnsi="Times"/>
        </w:rPr>
        <w:fldChar w:fldCharType="end"/>
      </w:r>
      <w:r w:rsidR="00CD3BC8" w:rsidRPr="0004067B">
        <w:rPr>
          <w:rFonts w:ascii="Times" w:hAnsi="Times"/>
        </w:rPr>
        <w:t xml:space="preserve"> and environmental constraints </w:t>
      </w:r>
      <w:r w:rsidR="00CD3BC8" w:rsidRPr="0004067B">
        <w:rPr>
          <w:rFonts w:ascii="Times" w:hAnsi="Times"/>
        </w:rPr>
        <w:fldChar w:fldCharType="begin"/>
      </w:r>
      <w:r w:rsidR="00C5496E" w:rsidRPr="0004067B">
        <w:rPr>
          <w:rFonts w:ascii="Times" w:hAnsi="Times"/>
        </w:rPr>
        <w:instrText xml:space="preserve"> ADDIN ZOTERO_ITEM CSL_CITATION {"citationID":"HgFf2TnT","properties":{"formattedCitation":"(22)","plainCitation":"(22)","noteIndex":0},"citationItems":[{"id":3284,"uris":["http://zotero.org/users/10354432/items/WBUNS8EK"],"itemData":{"id":3284,"type":"article-journal","abstract":"In bacteria, the rate of cell proliferation and the level of gene expression are intimately intertwined. Elucidating these relations is important both for understanding the physiological functions of endogenous genetic circuits and for designing robust synthetic systems. We describe a phenomenological study that reveals intrinsic constraints governing the allocation of resources toward protein synthesis and other aspects of cell growth. A theory incorporating these constraints can accurately predict how cell proliferation and gene expression affect one another, quantitatively accounting for the effect of translation-inhibiting antibiotics on gene expression and the effect of gratuitous protein expression on cell growth. The use of such empirical relations, analogous to phenomenological laws, may facilitate our understanding and manipulation of complex biological systems before underlying regulatory circuits are elucidated.","container-title":"Science","DOI":"10.1126/science.1192588","issue":"6007","note":"publisher: American Association for the Advancement of Science","page":"1099-1102","source":"science.org (Atypon)","title":"Interdependence of Cell Growth and Gene Expression: Origins and Consequences","title-short":"Interdependence of Cell Growth and Gene Expression","volume":"330","author":[{"family":"Scott","given":"Matthew"},{"family":"Gunderson","given":"Carl W."},{"family":"Mateescu","given":"Eduard M."},{"family":"Zhang","given":"Zhongge"},{"family":"Hwa","given":"Terence"}],"issued":{"date-parts":[["2010",11,19]]}}}],"schema":"https://github.com/citation-style-language/schema/raw/master/csl-citation.json"} </w:instrText>
      </w:r>
      <w:r w:rsidR="00CD3BC8" w:rsidRPr="0004067B">
        <w:rPr>
          <w:rFonts w:ascii="Times" w:hAnsi="Times"/>
        </w:rPr>
        <w:fldChar w:fldCharType="separate"/>
      </w:r>
      <w:r w:rsidR="00C5496E" w:rsidRPr="0004067B">
        <w:rPr>
          <w:rFonts w:ascii="Times" w:hAnsi="Times"/>
          <w:noProof/>
        </w:rPr>
        <w:t>(22)</w:t>
      </w:r>
      <w:r w:rsidR="00CD3BC8" w:rsidRPr="0004067B">
        <w:rPr>
          <w:rFonts w:ascii="Times" w:hAnsi="Times"/>
        </w:rPr>
        <w:fldChar w:fldCharType="end"/>
      </w:r>
      <w:r w:rsidR="00592C64" w:rsidRPr="0004067B">
        <w:rPr>
          <w:rFonts w:ascii="Times" w:hAnsi="Times"/>
        </w:rPr>
        <w:t>.</w:t>
      </w:r>
      <w:r w:rsidR="000E1917" w:rsidRPr="0004067B">
        <w:rPr>
          <w:rFonts w:ascii="Times" w:hAnsi="Times"/>
        </w:rPr>
        <w:t xml:space="preserve"> </w:t>
      </w:r>
      <w:r w:rsidR="00956B27" w:rsidRPr="0004067B">
        <w:rPr>
          <w:rFonts w:ascii="Times" w:hAnsi="Times"/>
        </w:rPr>
        <w:t xml:space="preserve">Ribosomal genes </w:t>
      </w:r>
      <w:r w:rsidR="003A6369" w:rsidRPr="0004067B">
        <w:rPr>
          <w:rFonts w:ascii="Times" w:hAnsi="Times"/>
        </w:rPr>
        <w:t>are highly upregulated during growth</w:t>
      </w:r>
      <w:r w:rsidR="00956B27" w:rsidRPr="0004067B">
        <w:rPr>
          <w:rFonts w:ascii="Times" w:hAnsi="Times"/>
        </w:rPr>
        <w:t xml:space="preserve">, and </w:t>
      </w:r>
      <w:r w:rsidR="003A6369" w:rsidRPr="0004067B">
        <w:rPr>
          <w:rFonts w:ascii="Times" w:hAnsi="Times"/>
        </w:rPr>
        <w:t xml:space="preserve">the number of rRNA gene copies in a genome </w:t>
      </w:r>
      <w:r w:rsidR="000E1917" w:rsidRPr="0004067B">
        <w:rPr>
          <w:rFonts w:ascii="Times" w:hAnsi="Times"/>
        </w:rPr>
        <w:t>increases</w:t>
      </w:r>
      <w:r w:rsidR="003A6369" w:rsidRPr="0004067B">
        <w:rPr>
          <w:rFonts w:ascii="Times" w:hAnsi="Times"/>
        </w:rPr>
        <w:t xml:space="preserve"> with maximum growth rate. </w:t>
      </w:r>
      <w:r w:rsidR="008B0094" w:rsidRPr="0004067B">
        <w:rPr>
          <w:rFonts w:ascii="Times" w:hAnsi="Times"/>
        </w:rPr>
        <w:t xml:space="preserve">Although the link between rRNA levels and both growth and activity </w:t>
      </w:r>
      <w:r w:rsidR="008B0094" w:rsidRPr="0004067B">
        <w:rPr>
          <w:rFonts w:ascii="Times" w:hAnsi="Times"/>
        </w:rPr>
        <w:fldChar w:fldCharType="begin"/>
      </w:r>
      <w:r w:rsidR="00C5496E" w:rsidRPr="0004067B">
        <w:rPr>
          <w:rFonts w:ascii="Times" w:hAnsi="Times"/>
        </w:rPr>
        <w:instrText xml:space="preserve"> ADDIN ZOTERO_ITEM CSL_CITATION {"citationID":"QFuNw6iW","properties":{"formattedCitation":"(23)","plainCitation":"(23)","noteIndex":0},"citationItems":[{"id":1779,"uris":["http://zotero.org/users/10354432/items/3WTEXA9R"],"itemData":{"id":1779,"type":"article-journal","abstract":"Microbes exist in a range of metabolic states (for example, dormant, active and growing) and analysis of ribosomal RNA (rRNA) is frequently employed to identify the 'active' fraction of microbes in environmental samples. While rRNA analyses are no longer commonly used to quantify a population's growth rate in mixed communities, due to rRNA concentration not scaling linearly with growth rate uniformly across taxa, rRNA analyses are still frequently used toward the more conservative goal of identifying populations that are currently active in a mixed community. Yet, evidence indicates that the general use of rRNA as a reliable indicator of metabolic state in microbial assemblages has serious limitations. This report highlights the complex and often contradictory relationships between rRNA, growth and activity. Potential mechanisms for confounding rRNA patterns are discussed, including differences in life histories, life strategies and non-growth activities. Ways in which rRNA data can be used for useful characterization of microbial assemblages are presented, along with questions to be addressed in future studies. © 2013 International Society for Microbial Ecology All rights reserved.","container-title":"ISME Journal","DOI":"10.1038/ismej.2013.102","ISSN":"17517362","issue":"11","note":"PMID: 23823491\npublisher: Nature Publishing Group","page":"2061-2068","title":"Evaluating rRNA as an indicator of microbial activity in environmental communities: Limitations and uses","volume":"7","author":[{"family":"Blazewicz","given":"Steven J."},{"family":"Barnard","given":"Romain L."},{"family":"Daly","given":"Rebecca A."},{"family":"Firestone","given":"Mary K."}],"issued":{"date-parts":[["2013",11,4]]}}}],"schema":"https://github.com/citation-style-language/schema/raw/master/csl-citation.json"} </w:instrText>
      </w:r>
      <w:r w:rsidR="008B0094" w:rsidRPr="0004067B">
        <w:rPr>
          <w:rFonts w:ascii="Times" w:hAnsi="Times"/>
        </w:rPr>
        <w:fldChar w:fldCharType="separate"/>
      </w:r>
      <w:r w:rsidR="00C5496E" w:rsidRPr="0004067B">
        <w:rPr>
          <w:rFonts w:ascii="Times" w:hAnsi="Times"/>
          <w:noProof/>
        </w:rPr>
        <w:t>(23)</w:t>
      </w:r>
      <w:r w:rsidR="008B0094" w:rsidRPr="0004067B">
        <w:rPr>
          <w:rFonts w:ascii="Times" w:hAnsi="Times"/>
        </w:rPr>
        <w:fldChar w:fldCharType="end"/>
      </w:r>
      <w:r w:rsidR="008B0094" w:rsidRPr="0004067B">
        <w:rPr>
          <w:rFonts w:ascii="Times" w:hAnsi="Times"/>
        </w:rPr>
        <w:t xml:space="preserve"> </w:t>
      </w:r>
      <w:r w:rsidR="00747855" w:rsidRPr="0004067B">
        <w:rPr>
          <w:rFonts w:ascii="Times" w:hAnsi="Times"/>
        </w:rPr>
        <w:t>are</w:t>
      </w:r>
      <w:r w:rsidR="008B0094" w:rsidRPr="0004067B">
        <w:rPr>
          <w:rFonts w:ascii="Times" w:hAnsi="Times"/>
        </w:rPr>
        <w:t xml:space="preserve"> inconsistent,</w:t>
      </w:r>
      <w:r w:rsidR="00592C64" w:rsidRPr="0004067B">
        <w:rPr>
          <w:rFonts w:ascii="Times" w:hAnsi="Times"/>
        </w:rPr>
        <w:t xml:space="preserve"> the </w:t>
      </w:r>
      <w:r w:rsidR="00023192" w:rsidRPr="0004067B">
        <w:rPr>
          <w:rFonts w:ascii="Times" w:hAnsi="Times"/>
        </w:rPr>
        <w:t>tendency for fast-growing bacteria to have a greater number of rRNA gene copies</w:t>
      </w:r>
      <w:r w:rsidR="00592C64" w:rsidRPr="0004067B">
        <w:rPr>
          <w:rFonts w:ascii="Times" w:hAnsi="Times"/>
        </w:rPr>
        <w:t xml:space="preserve"> </w:t>
      </w:r>
      <w:r w:rsidR="00764F31" w:rsidRPr="0004067B">
        <w:rPr>
          <w:rFonts w:ascii="Times" w:hAnsi="Times"/>
        </w:rPr>
        <w:t>is</w:t>
      </w:r>
      <w:r w:rsidR="00592C64" w:rsidRPr="0004067B">
        <w:rPr>
          <w:rFonts w:ascii="Times" w:hAnsi="Times"/>
        </w:rPr>
        <w:t xml:space="preserve"> a useful trait dimension </w:t>
      </w:r>
      <w:r w:rsidR="00043507" w:rsidRPr="0004067B">
        <w:rPr>
          <w:rFonts w:ascii="Times" w:hAnsi="Times"/>
        </w:rPr>
        <w:t>used in</w:t>
      </w:r>
      <w:r w:rsidR="00592C64" w:rsidRPr="0004067B">
        <w:rPr>
          <w:rFonts w:ascii="Times" w:hAnsi="Times"/>
        </w:rPr>
        <w:t xml:space="preserve"> several trait-based frameworks in microbial ecology </w:t>
      </w:r>
      <w:r w:rsidR="00592C64" w:rsidRPr="0004067B">
        <w:rPr>
          <w:rFonts w:ascii="Times" w:hAnsi="Times"/>
        </w:rPr>
        <w:fldChar w:fldCharType="begin"/>
      </w:r>
      <w:r w:rsidR="00C5496E" w:rsidRPr="0004067B">
        <w:rPr>
          <w:rFonts w:ascii="Times" w:hAnsi="Times"/>
        </w:rPr>
        <w:instrText xml:space="preserve"> ADDIN ZOTERO_ITEM CSL_CITATION {"citationID":"nvRumrEw","properties":{"formattedCitation":"(18, 19, 24)","plainCitation":"(18, 19, 24)","noteIndex":0},"citationItems":[{"id":1024,"uris":["http://zotero.org/users/10354432/items/GTGQ74AI"],"itemData":{"id":1024,"type":"article-journal","abstract":"Soil contains a vast diversity of microorganisms that can directly or indirectly modulate soil processes and terrestrial ecosystems. In this Review, Fierer summarizes the challenges in characterizing the composition and functions of the soil microbiome, and discusses key future research directions.","container-title":"Nature Reviews Microbiology","DOI":"10.1038/nrmicro.2017.87","ISSN":"17401534","issue":"10","page":"579-590","title":"Embracing the unknown: Disentangling the complexities of the soil microbiome","volume":"15","author":[{"family":"Fierer","given":"Noah"}],"issued":{"date-parts":[["2017"]]}}},{"id":1410,"uris":["http://zotero.org/users/10354432/items/DDHNYDDK"],"itemData":{"id":1410,"type":"article-journal","abstract":"In ecology, biodiversity-ecosystem functioning (BEF) research has seen a shift in perspective from taxonomy to function in the last two decades, with successful application of trait-based approaches. This shift offers opportunities for a deeper mechanistic understanding of the role of biodiversity in maintaining multiple ecosystem processes and services. In this paper, we highlight studies that have focused on BEF of microbial communities with an emphasis on integrating trait-based approaches to microbial ecology. In doing so, we explore some of the inherent challenges and opportunities of understanding BEF using microbial systems. For example, microbial biologists characterize communities using gene phylogenies that are often unable to resolve functional traits. Additionally, experimental designs of existing microbial BEF studies are often inadequate to unravel BEF relationships. We argue that combining eco-physiological studies with contemporary molecular tools in a trait-based framework can reinforce our ability to link microbial diversity to ecosystem processes. We conclude that such trait-based approaches are a promising framework to increase the understanding of microbial BEF relationships and thus generating systematic principles in microbial ecology and more generally ecology. © 2014 Krause, Le Roux, Niklaus, Van Bodegom, Lennon, Bertilsson, Grossart, Philippot and Bodelier.","container-title":"Frontiers in Microbiology","DOI":"10.3389/fmicb.2014.00251","ISSN":"1664302X","note":"publisher: Frontiers Research Foundation","page":"251","title":"Trait-based approaches for understanding microbial biodiversity and ecosystem functioning","volume":"5","author":[{"family":"Krause","given":"Sascha"},{"family":"Le Roux","given":"Xavier"},{"family":"Niklaus","given":"Pascal A."},{"family":"Bodegom","given":"Peter M.","non-dropping-particle":"van"},{"family":"Lennon T.","given":"Jay T."},{"family":"Bertilsson","given":"Stefan"},{"family":"Grossart","given":"Hans Peter"},{"family":"Philippot","given":"Laurent"},{"family":"Bodelier","given":"Paul L.E."}],"issued":{"date-parts":[["2014",5,27]]}}},{"id":886,"uris":["http://zotero.org/users/10354432/items/CGKE2S5R"],"itemData":{"id":886,"type":"article-journal","abstract":"Many marine bacteria have evolved to grow optimally at either high (copiotrophic) or low (oligotrophic) nutrient concentrations, enabling different species to colonize distinct trophic habitats in the oceans. Here, we compare the genome sequences of two bacteria, Photobacterium angustum S14 and Sphingopyxis alaskensis RB2256, that serve as useful model organisms for copiotrophic and oligotrophic modes of life and specifically relate the genomic features to trophic strategy for these organisms and define their molecular mechanisms of adaptation. We developed a model for predicting trophic lifestyle from genome sequence data and tested &gt;400,000 proteins representing &gt;500 million nucleotides of sequence data from 126 genome sequences with metagenome data of whole environmental samples. When applied to available oceanic metagenome data (e.g., the Global Ocean Survey data) the model demonstrated that oligotrophs, and not the more readily isolatable copiotrophs, dominate the ocean's free-living microbial populations. Using our model, it is now possible to define the types of bacteria that specific ocean niches are capable of sustaining.","container-title":"Proceedings of the National Academy of Sciences of the United States of America","DOI":"10.1073/pnas.0903507106","ISSN":"1091-6490","issue":"37","note":"PMID: 19805210\npublisher: National Academy of Sciences","page":"15527-33","title":"The genomic basis of trophic strategy in marine bacteria.","volume":"106","author":[{"family":"Lauro","given":"Federico M"},{"family":"McDougald","given":"Diane"},{"family":"Thomas","given":"Torsten"},{"family":"Williams","given":"Timothy J"},{"family":"Egan","given":"Suhelen"},{"family":"Rice","given":"Scott"},{"family":"DeMaere","given":"Matthew Z"},{"family":"Ting","given":"Lily"},{"family":"Ertan","given":"Haluk"},{"family":"Johnson","given":"Justin"},{"family":"Ferriera","given":"Steven"},{"family":"Lapidus","given":"Alla"},{"family":"Anderson","given":"Iain"},{"family":"Kyrpides","given":"Nikos"},{"family":"Munk","given":"A Christine"},{"family":"Detter","given":"Chris"},{"family":"Han","given":"Cliff S"},{"family":"Brown","given":"Mark V"},{"family":"Robb","given":"Frank T"},{"family":"Kjelleberg","given":"Staffan"},{"family":"Cavicchioli","given":"Ricardo"}],"issued":{"date-parts":[["2009",9,15]]}}}],"schema":"https://github.com/citation-style-language/schema/raw/master/csl-citation.json"} </w:instrText>
      </w:r>
      <w:r w:rsidR="00592C64" w:rsidRPr="0004067B">
        <w:rPr>
          <w:rFonts w:ascii="Times" w:hAnsi="Times"/>
        </w:rPr>
        <w:fldChar w:fldCharType="separate"/>
      </w:r>
      <w:r w:rsidR="00C5496E" w:rsidRPr="0004067B">
        <w:rPr>
          <w:rFonts w:ascii="Times" w:hAnsi="Times" w:cs="Times New Roman"/>
          <w:kern w:val="0"/>
        </w:rPr>
        <w:t>(18, 19, 24)</w:t>
      </w:r>
      <w:r w:rsidR="00592C64" w:rsidRPr="0004067B">
        <w:rPr>
          <w:rFonts w:ascii="Times" w:hAnsi="Times"/>
        </w:rPr>
        <w:fldChar w:fldCharType="end"/>
      </w:r>
      <w:r w:rsidR="00592C64" w:rsidRPr="0004067B">
        <w:rPr>
          <w:rFonts w:ascii="Times" w:hAnsi="Times"/>
        </w:rPr>
        <w:t xml:space="preserve">. </w:t>
      </w:r>
      <w:r w:rsidR="00FD7640" w:rsidRPr="0004067B">
        <w:rPr>
          <w:rFonts w:ascii="Times" w:hAnsi="Times"/>
        </w:rPr>
        <w:t xml:space="preserve">Although </w:t>
      </w:r>
      <w:r w:rsidR="00A863EF">
        <w:rPr>
          <w:rFonts w:ascii="Times" w:hAnsi="Times"/>
        </w:rPr>
        <w:t>specific functional</w:t>
      </w:r>
      <w:r w:rsidR="00592C64" w:rsidRPr="0004067B">
        <w:rPr>
          <w:rFonts w:ascii="Times" w:hAnsi="Times"/>
        </w:rPr>
        <w:t xml:space="preserve"> genes have been shown to be associated with growth</w:t>
      </w:r>
      <w:r w:rsidR="00D83A9B">
        <w:rPr>
          <w:rFonts w:ascii="Times" w:hAnsi="Times"/>
        </w:rPr>
        <w:t xml:space="preserve"> in soil microbial communities </w:t>
      </w:r>
      <w:r w:rsidR="00D83A9B">
        <w:rPr>
          <w:rFonts w:ascii="Times" w:hAnsi="Times"/>
        </w:rPr>
        <w:fldChar w:fldCharType="begin"/>
      </w:r>
      <w:r w:rsidR="00D83A9B">
        <w:rPr>
          <w:rFonts w:ascii="Times" w:hAnsi="Times"/>
        </w:rPr>
        <w:instrText xml:space="preserve"> ADDIN ZOTERO_ITEM CSL_CITATION {"citationID":"sM1rXwSd","properties":{"formattedCitation":"(25)","plainCitation":"(25)","noteIndex":0},"citationItems":[{"id":3225,"uris":["http://zotero.org/users/10354432/items/9RZ2ABAN"],"itemData":{"id":3225,"type":"article-journal","abstract":"The growth and physiology of soil microorganisms, which play vital roles in biogeochemical cycling, are shaped by both current and historical soil environmental conditions. Here, we developed and applied a genome-resolved metagenomic implementation of quantitative stable isotope probing (qSIP) with an H218O labeling experiment to identify actively growing soil microorganisms and their genomic capacities. qSIP enabled measurement of taxon-specific growth because isotopic incorporation into microbial DNA requires production of new genome copies. We studied three Mediterranean grassland soils across a rainfall gradient to evaluate the hypothesis that historic precipitation levels are an important factor controlling trait selection. We used qSIP-informed genome-resolved metagenomics to resolve the active subset of soil community members and identify their characteristic ecophysiological traits. Higher year-round precipitation levels correlated with higher activity and growth rates of flagellar motile microorganisms. In addition to heavily isotopically labeled bacteria, we identified abundant isotope-labeled phages, suggesting phage-induced cell lysis likely contributed to necromass production at all three sites. Further, there was a positive correlation between phage activity and the activity of putative phage hosts. Contrary to our expectations, the capacity to decompose the diverse complex carbohydrates common in soil organic matter or oxidize methanol and carbon monoxide were broadly distributed across active and inactive bacteria in all three soils, implying that these traits are not highly selected for by historical precipitation.\nIMPORTANCE Soil moisture is a critical factor that strongly shapes the lifestyle of soil organisms by changing access to nutrients, controlling oxygen diffusion, and regulating the potential for mobility. We identified active microorganisms in three grassland soils with similar mineral contexts, yet different historic rainfall inputs, by adding water labeled with a stable isotope and tracking that isotope in DNA of growing microbes. By examining the genomes of active and inactive microorganisms, we identified functions that are enriched in growing organisms, and showed that different functions were selected for in different soils. Wetter soil had higher activity of motile organisms, but activity of pathways for degradation of soil organic carbon compounds, including simple carbon substrates, were comparable for all three soils. We identified many labeled, and thus active bacteriophages (viruses that infect bacteria), implying that the cells they killed contributed to soil organic matter. The activity of these bacteriophages was significantly correlated with activity of their hosts.","container-title":"mSystems","DOI":"10.1128/msystems.00417-22","issue":"6","note":"publisher: American Society for Microbiology","page":"e00417-22","source":"journals.asm.org (Atypon)","title":"Quantitative Stable-Isotope Probing (qSIP) with Metagenomics Links Microbial Physiology and Activity to Soil Moisture in Mediterranean-Climate Grassland Ecosystems","volume":"7","author":[{"family":"Greenlon","given":"Alex"},{"family":"Sieradzki","given":"Ella"},{"family":"Zablocki","given":"Olivier"},{"family":"Koch","given":"Benjamin J."},{"family":"Foley","given":"Megan M."},{"family":"Kimbrel","given":"Jeffrey A."},{"family":"Hungate","given":"Bruce A."},{"family":"Blazewicz","given":"Steven J."},{"family":"Nuccio","given":"Erin E."},{"family":"Sun","given":"Christine L."},{"family":"Chew","given":"Aaron"},{"family":"Mancilla","given":"Cynthia-Jeanette"},{"family":"Sullivan","given":"Matthew B."},{"family":"Firestone","given":"Mary"},{"family":"Pett-Ridge","given":"Jennifer"},{"family":"Banfield","given":"Jillian F."}],"issued":{"date-parts":[["2022",10,27]]}}}],"schema":"https://github.com/citation-style-language/schema/raw/master/csl-citation.json"} </w:instrText>
      </w:r>
      <w:r w:rsidR="00D83A9B">
        <w:rPr>
          <w:rFonts w:ascii="Times" w:hAnsi="Times"/>
        </w:rPr>
        <w:fldChar w:fldCharType="separate"/>
      </w:r>
      <w:r w:rsidR="00D83A9B">
        <w:rPr>
          <w:rFonts w:ascii="Times" w:hAnsi="Times"/>
          <w:noProof/>
        </w:rPr>
        <w:t>(25)</w:t>
      </w:r>
      <w:r w:rsidR="00D83A9B">
        <w:rPr>
          <w:rFonts w:ascii="Times" w:hAnsi="Times"/>
        </w:rPr>
        <w:fldChar w:fldCharType="end"/>
      </w:r>
      <w:r w:rsidR="0001610F" w:rsidRPr="0004067B">
        <w:rPr>
          <w:rFonts w:ascii="Times" w:hAnsi="Times"/>
        </w:rPr>
        <w:t xml:space="preserve">, </w:t>
      </w:r>
      <w:r w:rsidR="00FD7640" w:rsidRPr="0004067B">
        <w:rPr>
          <w:rFonts w:ascii="Times" w:hAnsi="Times"/>
        </w:rPr>
        <w:t xml:space="preserve">this is often under a specific set of conditions that could favor specific </w:t>
      </w:r>
      <w:r w:rsidR="006B1D48" w:rsidRPr="0004067B">
        <w:rPr>
          <w:rFonts w:ascii="Times" w:hAnsi="Times"/>
        </w:rPr>
        <w:t>nutrient acquisition strategies or metabolic pathways</w:t>
      </w:r>
      <w:r w:rsidR="00FD7640" w:rsidRPr="0004067B">
        <w:rPr>
          <w:rFonts w:ascii="Times" w:hAnsi="Times"/>
        </w:rPr>
        <w:t>, and therefore might not be predictive</w:t>
      </w:r>
      <w:r w:rsidR="006B1D48" w:rsidRPr="0004067B">
        <w:rPr>
          <w:rFonts w:ascii="Times" w:hAnsi="Times"/>
        </w:rPr>
        <w:t xml:space="preserve"> outside of that environment</w:t>
      </w:r>
      <w:r w:rsidR="00FD7640" w:rsidRPr="0004067B">
        <w:rPr>
          <w:rFonts w:ascii="Times" w:hAnsi="Times"/>
        </w:rPr>
        <w:t>.</w:t>
      </w:r>
    </w:p>
    <w:p w14:paraId="24FEB7BB" w14:textId="5E9BA80D" w:rsidR="00C17A21" w:rsidRPr="0004067B" w:rsidRDefault="00B6499A" w:rsidP="0004067B">
      <w:pPr>
        <w:spacing w:line="480" w:lineRule="auto"/>
        <w:ind w:firstLine="360"/>
        <w:rPr>
          <w:rFonts w:ascii="Times" w:hAnsi="Times"/>
        </w:rPr>
      </w:pPr>
      <w:r w:rsidRPr="0004067B">
        <w:rPr>
          <w:rFonts w:ascii="Times" w:hAnsi="Times"/>
        </w:rPr>
        <w:t>However, g</w:t>
      </w:r>
      <w:r w:rsidR="00986DBF" w:rsidRPr="0004067B">
        <w:rPr>
          <w:rFonts w:ascii="Times" w:hAnsi="Times"/>
        </w:rPr>
        <w:t>enomic traits</w:t>
      </w:r>
      <w:r w:rsidR="00FD7640" w:rsidRPr="0004067B">
        <w:rPr>
          <w:rFonts w:ascii="Times" w:hAnsi="Times"/>
        </w:rPr>
        <w:t xml:space="preserve"> (such as genome size, nucleotide frequency, and codon usage), may provide </w:t>
      </w:r>
      <w:r w:rsidR="006B1D48" w:rsidRPr="0004067B">
        <w:rPr>
          <w:rFonts w:ascii="Times" w:hAnsi="Times"/>
        </w:rPr>
        <w:t xml:space="preserve">more generalized </w:t>
      </w:r>
      <w:r w:rsidR="00FD7640" w:rsidRPr="0004067B">
        <w:rPr>
          <w:rFonts w:ascii="Times" w:hAnsi="Times"/>
        </w:rPr>
        <w:t xml:space="preserve">metrics that could be compared across </w:t>
      </w:r>
      <w:r w:rsidR="006B1D48" w:rsidRPr="0004067B">
        <w:rPr>
          <w:rFonts w:ascii="Times" w:hAnsi="Times"/>
        </w:rPr>
        <w:t>systems</w:t>
      </w:r>
      <w:r w:rsidR="00986DBF" w:rsidRPr="0004067B">
        <w:rPr>
          <w:rFonts w:ascii="Times" w:hAnsi="Times"/>
        </w:rPr>
        <w:t xml:space="preserve">. </w:t>
      </w:r>
      <w:r w:rsidR="006B1D48" w:rsidRPr="0004067B">
        <w:rPr>
          <w:rFonts w:ascii="Times" w:hAnsi="Times"/>
        </w:rPr>
        <w:t>For example, c</w:t>
      </w:r>
      <w:r w:rsidR="00C17A21" w:rsidRPr="0004067B">
        <w:rPr>
          <w:rFonts w:ascii="Times" w:hAnsi="Times"/>
        </w:rPr>
        <w:t xml:space="preserve">odon usage has also been indicated as a strong determinant of both transcription and growth rate. A high alignment of gene codon frequencies to the anticodons of the tRNA pool increases the rate of both transcription and translation </w:t>
      </w:r>
      <w:r w:rsidR="00C17A21" w:rsidRPr="0004067B">
        <w:rPr>
          <w:rFonts w:ascii="Times" w:hAnsi="Times"/>
        </w:rPr>
        <w:fldChar w:fldCharType="begin"/>
      </w:r>
      <w:r w:rsidR="00D83A9B">
        <w:rPr>
          <w:rFonts w:ascii="Times" w:hAnsi="Times"/>
        </w:rPr>
        <w:instrText xml:space="preserve"> ADDIN ZOTERO_ITEM CSL_CITATION {"citationID":"Uw9tgkNl","properties":{"formattedCitation":"(26)","plainCitation":"(26)","noteIndex":0},"citationItems":[{"id":1907,"uris":["http://zotero.org/users/10354432/items/R3D5WSQY"],"itemData":{"id":1907,"type":"article-journal","abstract":"Despite their name, synonymous mutations have significant consequences for cellular processes in all taxa. As a result, an understanding of codon bias is central to fields as diverse as molecular evolution and biotechnology. Although recent advances in sequencing and synthetic biology have helped to resolve longstanding questions about codon bias, they have also uncovered striking patterns that suggest new hypotheses about protein synthesis. Ongoing work to quantify the dynamics of initiation and elongation is as important for understanding natural synonymous variation as it is for designing transgenes in applied contexts. © 2011 Macmillan Publishers Limited. All rights reserved.","container-title":"Nature Reviews Genetics","DOI":"10.1038/nrg2899","ISSN":"14710056","issue":"1","note":"PMID: 21102527","page":"32-42","title":"Synonymous but not the same: The causes and consequences of codon bias","volume":"12","author":[{"family":"Plotkin","given":"Joshua B."},{"family":"Kudla","given":"Grzegorz"}],"issued":{"date-parts":[["2011"]]}}}],"schema":"https://github.com/citation-style-language/schema/raw/master/csl-citation.json"} </w:instrText>
      </w:r>
      <w:r w:rsidR="00C17A21" w:rsidRPr="0004067B">
        <w:rPr>
          <w:rFonts w:ascii="Times" w:hAnsi="Times"/>
        </w:rPr>
        <w:fldChar w:fldCharType="separate"/>
      </w:r>
      <w:r w:rsidR="00D83A9B">
        <w:rPr>
          <w:rFonts w:ascii="Times" w:hAnsi="Times"/>
          <w:noProof/>
        </w:rPr>
        <w:t>(26)</w:t>
      </w:r>
      <w:r w:rsidR="00C17A21" w:rsidRPr="0004067B">
        <w:rPr>
          <w:rFonts w:ascii="Times" w:hAnsi="Times"/>
        </w:rPr>
        <w:fldChar w:fldCharType="end"/>
      </w:r>
      <w:r w:rsidR="00C17A21" w:rsidRPr="0004067B">
        <w:rPr>
          <w:rFonts w:ascii="Times" w:hAnsi="Times"/>
        </w:rPr>
        <w:t xml:space="preserve">—commonly referred to as codon optimization.  The level of codon optimization of a transcript has important consequences for translation; affecting the rate of elongation, protein folding, initiation, and termination </w:t>
      </w:r>
      <w:r w:rsidR="00C17A21" w:rsidRPr="0004067B">
        <w:rPr>
          <w:rFonts w:ascii="Times" w:hAnsi="Times"/>
        </w:rPr>
        <w:fldChar w:fldCharType="begin"/>
      </w:r>
      <w:r w:rsidR="00D83A9B">
        <w:rPr>
          <w:rFonts w:ascii="Times" w:hAnsi="Times"/>
        </w:rPr>
        <w:instrText xml:space="preserve"> ADDIN ZOTERO_ITEM CSL_CITATION {"citationID":"qYRlXUou","properties":{"formattedCitation":"(27\\uc0\\u8211{}29)","plainCitation":"(27–29)","noteIndex":0},"citationItems":[{"id":2676,"uris":["http://www.mendeley.com/documents/?uuid=9d51f7d1-be0a-390b-a95a-2702d3776c16","http://zotero.org/users/10354432/items/695C2ZQN"],"itemData":{"id":2676,"type":"article-journal","abstract":"Codon usage bias, the preference for certain synonymous codons, is found in all genomes. Although synonymous mutations were previously thought to be silent, a large body of evidence has demonstrated that codon usage can play major roles in determining gene expression levels and protein structures. Codon usage influences translation elongation speed and regulates translation efficiency and accuracy. Adaptation of codon usage to tRNA expression determines the proteome landscape. In addition, codon usage biases result in nonuniform ribosome decoding rates on mRNAs, which in turn influence the cotranslational protein folding process that is critical for protein function in diverse biological processes. Conserved genome-wide correlations have also been found between codon usage and protein structures. Furthermore, codon usage is a major determinant of mRNA levels through translation-dependent effects on mRNA decay and translation-independent effects on transcriptional and posttranscriptional processes. Here, we discuss the multifaceted roles and mechanisms of codon usage in different gene regulatory processes.","container-title":"Annual Review of Biochemistry","DOI":"10.1146/annurev-biochem-071320-112701","ISSN":"15454509","note":"PMID: 33441035","page":"375-401","title":"Synonymous but Not Silent: The Codon Usage Code for Gene Expression and Protein Folding","volume":"90","author":[{"family":"Liu","given":"Yi"},{"family":"Yang","given":"Qian"},{"family":"Zhao","given":"Fangzhou"}],"issued":{"date-parts":[["2021"]]}}},{"id":2724,"uris":["http://www.mendeley.com/documents/?uuid=76e7c371-614b-33fa-a56b-c1283f67409d","http://zotero.org/users/10354432/items/ARRTSAPI"],"itemData":{"id":2724,"type":"article-journal","abstract":"Codon usage bias is a universal feature of eukaryotic and prokaryotic genomes and has been proposed to regulate translation efficiency, accuracy, and protein folding based on the assumption that codon usage affects translation dynamics. The roles of codon usage in translation, however, are not clear and have been challenged by recent ribosome profiling studies. Here we used a Neurospora cell-free translation system to directly monitor the velocity of mRNA translation. We demonstrated that the preferred codons enhance the rate of translation elongation, whereas non-optimal codons slow elongation. Codon usage also controls ribosome traffic on mRNA. These conclusions were supported by ribosome profiling results in vitro and in vivo with template mRNAs designed to increase the signal-to-noise ratio. Finally, we demonstrate that codon usage regulates protein function by affecting co-translational protein folding. These results resolve a long-standing fundamental question and suggest the existence of a codon usage code for protein folding. Yu et al. demonstrate that codon usage impacts local translational dynamics: frequently used codons speed up elongation, while non-preferred codons slow it down. The changes of translation elongation rates on mRNAs are adapted to protein structures to facilitate co-translational folding. The results suggest a codon usage \"code\" for protein structure.","container-title":"Molecular Cell","DOI":"10.1016/J.MOLCEL.2015.07.018","ISSN":"1097-2765","issue":"5","note":"PMID: 26321254\npublisher: Cell Press","page":"744-754","title":"Codon Usage Influences the Local Rate of Translation Elongation to Regulate Co-translational Protein Folding","volume":"59","author":[{"family":"Yu","given":"Chien Hung"},{"family":"Dang","given":"Yunkun"},{"family":"Zhou","given":"Zhipeng"},{"family":"Wu","given":"Cheng"},{"family":"Zhao","given":"Fangzhou"},{"family":"Sachs","given":"Matthew S."},{"family":"Liu","given":"Yi"}],"issued":{"date-parts":[["2015",9,3]]}}},{"id":2726,"uris":["http://www.mendeley.com/documents/?uuid=a788c8d6-a553-3fe1-bbff-bc2a3c73415a","http://zotero.org/users/10354432/items/E5JW64JK"],"itemData":{"id":2726,"type":"article-journal","abstract":"The frq gene, essential for circadian clock function, is shown to differ from most other genes in Neurospora by exhibiting non-optimal codon usage; by contrast, optimization of codon usage is unexpectedly found to affect the structure and function of the coded protein, subsequently impairing circadian feedback loops. Many biological processes are rhythmically regulated on a daily, or circadian, cycle. Highly expressed genes, such as those regulating the circadian rhythm, normally contain optimal codons, to allow efficient expression. Two studies, from the laboratories of Carl Johnson and Yi Liu, now find that central circadian proteins in cyanobacteria and Neurospora unexpectedly use non-optimal codons, and that optimizing their codes causes a change in an adaptive response in cyanobacteria, and compromises function of the Neurospora clock. These works highlight an unanticipated selection against optimal codon usage. Codon-usage bias has been observed in almost all genomes and is thought to result from selection for efficient and accurate translation of highly expressed genes1,2,3. Codon usage is also implicated in the control of transcription, splicing and RNA structure4,5,6. Many genes exhibit little codon-usage bias, which is thought to reflect a lack of selection for messenger RNA translation. Alternatively, however, non-optimal codon usage may be of biological importance. The rhythmic expression and the proper function of the Neurospora FREQUENCY (FRQ) protein are essential for circadian clock function. Here we show that, unlike most genes in Neurospora, frq exhibits non-optimal codon usage across its entire open reading frame. Optimization of frq codon usage abolishes both overt and molecular circadian rhythms. Codon optimization not only increases FRQ levels but, unexpectedly, also results in conformational changes in FRQ protein, altered FRQ phosphorylation profile and stability, and impaired functions in the circadian feedback loops. These results indicate that non-optimal codon usage of frq is essential for its circadian clock function. Our study provides an example of how non-optimal codon usage functions to regulate protein expression and to achieve optimal protein structure and function.","container-title":"Nature 2013 495:7439","DOI":"10.1038/nature11833","ISSN":"1476-4687","issue":"7439","note":"PMID: 23417067\npublisher: Nature Publishing Group","page":"111-115","title":"Non-optimal codon usage affects expression, structure and function of clock protein FRQ","volume":"495","author":[{"family":"Zhou","given":"Mian"},{"family":"Guo","given":"Jinhu"},{"family":"Cha","given":"Joonseok"},{"family":"Chae","given":"Michael"},{"family":"Chen","given":"She"},{"family":"Barral","given":"Jose M."},{"family":"Sachs","given":"Matthew S."},{"family":"Liu","given":"Yi"}],"issued":{"date-parts":[["2013",2,17]]}}}],"schema":"https://github.com/citation-style-language/schema/raw/master/csl-citation.json"} </w:instrText>
      </w:r>
      <w:r w:rsidR="00C17A21" w:rsidRPr="0004067B">
        <w:rPr>
          <w:rFonts w:ascii="Times" w:hAnsi="Times"/>
        </w:rPr>
        <w:fldChar w:fldCharType="separate"/>
      </w:r>
      <w:r w:rsidR="00D83A9B" w:rsidRPr="00D83A9B">
        <w:rPr>
          <w:rFonts w:ascii="Times" w:hAnsi="Times" w:cs="Times New Roman"/>
          <w:kern w:val="0"/>
        </w:rPr>
        <w:t>(27–29)</w:t>
      </w:r>
      <w:r w:rsidR="00C17A21" w:rsidRPr="0004067B">
        <w:rPr>
          <w:rFonts w:ascii="Times" w:hAnsi="Times"/>
        </w:rPr>
        <w:fldChar w:fldCharType="end"/>
      </w:r>
      <w:r w:rsidR="00C17A21" w:rsidRPr="0004067B">
        <w:rPr>
          <w:rFonts w:ascii="Times" w:hAnsi="Times"/>
        </w:rPr>
        <w:t xml:space="preserve">. Codon </w:t>
      </w:r>
      <w:r w:rsidR="002A2A1F" w:rsidRPr="0004067B">
        <w:rPr>
          <w:rFonts w:ascii="Times" w:hAnsi="Times"/>
        </w:rPr>
        <w:t>usage</w:t>
      </w:r>
      <w:r w:rsidR="00C17A21" w:rsidRPr="0004067B">
        <w:rPr>
          <w:rFonts w:ascii="Times" w:hAnsi="Times"/>
        </w:rPr>
        <w:t xml:space="preserve"> is also a strong determinant of mRNA abundance</w:t>
      </w:r>
      <w:r w:rsidRPr="0004067B">
        <w:rPr>
          <w:rFonts w:ascii="Times" w:hAnsi="Times"/>
        </w:rPr>
        <w:t>, as a</w:t>
      </w:r>
      <w:r w:rsidR="00C17A21" w:rsidRPr="0004067B">
        <w:rPr>
          <w:rFonts w:ascii="Times" w:hAnsi="Times"/>
        </w:rPr>
        <w:t xml:space="preserve"> high abundance of optimized codons generally increases mRNA stability </w:t>
      </w:r>
      <w:r w:rsidR="00C17A21" w:rsidRPr="0004067B">
        <w:rPr>
          <w:rFonts w:ascii="Times" w:hAnsi="Times"/>
        </w:rPr>
        <w:fldChar w:fldCharType="begin"/>
      </w:r>
      <w:r w:rsidR="00D83A9B">
        <w:rPr>
          <w:rFonts w:ascii="Times" w:hAnsi="Times"/>
        </w:rPr>
        <w:instrText xml:space="preserve"> ADDIN ZOTERO_ITEM CSL_CITATION {"citationID":"LNf4clI2","properties":{"formattedCitation":"(30, 31)","plainCitation":"(30, 31)","noteIndex":0},"citationItems":[{"id":2749,"uris":["http://www.mendeley.com/documents/?uuid=ce281b75-7a26-3d02-8203-1b20797646d4","http://zotero.org/users/10354432/items/CB7LYBAB"],"itemData":{"id":2749,"type":"article-journal","abstract":"Bacterial adaptation involves extensive cellular reorganization. In particular, growth rate adjustments are associated with substantial modifications of gene expression and mRNA abundance. In this work we aimed to assess the role of mRNA degradation during such variations. A genome-wide transcriptomic-based method was used to determine mRNA half-lives. The model bacterium Lactococcus lactis was used and different growth rates were studied in continuous cultures under isoleucine-limitation and in batch cultures during the adaptation to the isoleucine starvation. During continuous isoleucine-limited growth, the mRNAs of different genes had different half-lives. The stability of most of the transcripts was not constant, and increased as the growth rate decreased. This half-life diversity was analyzed to investigate determinants of mRNA stability. The concentration, length, codon adaptation index and secondary structures of mRNAs were found to contribute to the determination of mRNA stability in these conditions. However, the growth rate was, by far, the most influential determinant. The respective influences of mRNA degradation and transcription on the regulation of intra-cellular transcript concentration were estimated. The role of degradation on mRNA homeostasis was clearly evidenced: for more than 90% of the mRNAs studied during continuous isoleucine-limited growth of L. lactis, degradation was antagonistic to transcription. Although both transcription and degradation had, opposite effects, the mRNA changes in response to growth rate were driven by transcription. Interestingly, degradation control increased during the dynamic adaptation of bacteria as the growth rate reduced due to progressive isoleucine starvation in batch cultures. This work shows that mRNA decay differs between gene transcripts and according to the growth rate. It demonstrates that mRNA degradation is an important regulatory process involved in bacterial adaptation. However, its impact on the regulation of mRNA levels is smaller than that of transcription in the conditions studied.","container-title":"PLOS ONE","DOI":"10.1371/JOURNAL.PONE.0059059","ISSN":"1932-6203","issue":"3","note":"PMID: 23516597\npublisher: Public Library of Science","page":"e59059","title":"Role of mRNA Stability during Bacterial Adaptation","volume":"8","author":[{"family":"Dressaire","given":"Clémentine"},{"family":"Picard","given":"Flora"},{"family":"Redon","given":"Emma"},{"family":"Loubière","given":"Pascal"},{"family":"Queinnec","given":"Isabelle"},{"family":"Girbal","given":"Laurence"},{"family":"Cocaign-Bousquet","given":"Muriel"}],"issued":{"date-parts":[["2013",3,13]]}}},{"id":2745,"uris":["http://www.mendeley.com/documents/?uuid=7701c612-7a5f-3a3b-a251-eaca6828a5d9","http://zotero.org/users/10354432/items/MJBN3QLY"],"itemData":{"id":2745,"type":"article-journal","abstract":"mRNA degradation represents a critical regulated step in gene expression. Although the major pathways in turnover have been identified, accounting for disparate half-lives has been elusive. We show that codon optimality is one feature that contributes greatly to mRNA stability. Genome-wide RNA decay analysis revealed that stable mRNAs are enriched in codons designated optimal, whereas unstable mRNAs contain predominately non-optimal codons. Substitution of optimal codons with synonymous, non-optimal codons results in dramatic mRNA destabilization, whereas the converse substitution significantly increases stability. Further, we demonstrate that codon optimality impacts ribosome translocation, connecting the processes of translation elongation and decay through codon optimality. Finally, we show that optimal codon content accounts for the similar stabilities observed in mRNAs encoding proteins with coordinated physiological function. This work demonstrates that codon optimization exists as a mechanism to finely tune levels of mRNAs and, ultimately, proteins.","container-title":"Cell","DOI":"10.1016/J.CELL.2015.02.029","ISSN":"0092-8674","issue":"6","note":"PMID: 25768907\npublisher: Cell Press","page":"1111-1124","title":"Codon Optimality Is a Major Determinant of mRNA Stability","volume":"160","author":[{"family":"Presnyak","given":"Vladimir"},{"family":"Alhusaini","given":"Najwa"},{"family":"Chen","given":"Ying Hsin"},{"family":"Martin","given":"Sophie"},{"family":"Morris","given":"Nathan"},{"family":"Kline","given":"Nicholas"},{"family":"Olson","given":"Sara"},{"family":"Weinberg","given":"David"},{"family":"Baker","given":"Kristian E."},{"family":"Graveley","given":"Brenton R."},{"family":"Coller","given":"Jeff"}],"issued":{"date-parts":[["2015",3,12]]}}}],"schema":"https://github.com/citation-style-language/schema/raw/master/csl-citation.json"} </w:instrText>
      </w:r>
      <w:r w:rsidR="00C17A21" w:rsidRPr="0004067B">
        <w:rPr>
          <w:rFonts w:ascii="Times" w:hAnsi="Times"/>
        </w:rPr>
        <w:fldChar w:fldCharType="separate"/>
      </w:r>
      <w:r w:rsidR="00D83A9B">
        <w:rPr>
          <w:rFonts w:ascii="Times" w:hAnsi="Times"/>
          <w:noProof/>
        </w:rPr>
        <w:t>(30, 31)</w:t>
      </w:r>
      <w:r w:rsidR="00C17A21" w:rsidRPr="0004067B">
        <w:rPr>
          <w:rFonts w:ascii="Times" w:hAnsi="Times"/>
        </w:rPr>
        <w:fldChar w:fldCharType="end"/>
      </w:r>
      <w:r w:rsidR="00C17A21" w:rsidRPr="0004067B">
        <w:rPr>
          <w:rFonts w:ascii="Times" w:hAnsi="Times"/>
        </w:rPr>
        <w:t xml:space="preserve"> and has also been shown to be independently related to higher levels of transcription </w:t>
      </w:r>
      <w:r w:rsidR="00C17A21" w:rsidRPr="0004067B">
        <w:rPr>
          <w:rFonts w:ascii="Times" w:hAnsi="Times"/>
        </w:rPr>
        <w:fldChar w:fldCharType="begin"/>
      </w:r>
      <w:r w:rsidR="00D83A9B">
        <w:rPr>
          <w:rFonts w:ascii="Times" w:hAnsi="Times"/>
        </w:rPr>
        <w:instrText xml:space="preserve"> ADDIN ZOTERO_ITEM CSL_CITATION {"citationID":"wSaOUmsZ","properties":{"formattedCitation":"(32, 33)","plainCitation":"(32, 33)","noteIndex":0},"citationItems":[{"id":2728,"uris":["http://www.mendeley.com/documents/?uuid=8ba8032b-78f1-3c60-8e7a-8ccb6c232cd9","http://zotero.org/users/10354432/items/B7WLPQGB"],"itemData":{"id":2728,"type":"article-journal","abstract":"The innate immune system detects diverse microbial species with a limited repertoire of immune receptors that recognize nucleic acids. The cost of this immune surveillance strategy is the potential for inappropriate recognition of self-derived nucleic acids and subsequent autoimmune disease. The relative expression of two closely related receptors, Toll-like receptor (TLR) 7 and TLR9, is balanced to allow recognition of microbial nucleic acids while limiting recognition of self-derived nucleic acids. Situations that tilt this balance toward TLR7 promote inappropriate responses, including autoimmunity; therefore, tight control of expression is critical for proper homeostasis. Here we report that differences in codon bias limit TLR7 expression relative to TLR9. Codon optimization of Tlr7 increases protein levels as well as responses to ligands, but, unexpectedly, these changes only modestly affect translation. Instead, we find that much of the benefit attributed to codon optimization is actually the result of enhanced transcription. Our findings, together with other recent examples, challenge the dogma that codon optimization primarily increases translation. We propose that suboptimal codon bias, which correlates with low guanine-cytosine (GC) content, limits transcription of certain genes. This mechanism may establish low levels of proteins whose overexpression leads to particularly deleterious effects, such as TLR7.","container-title":"Proceedings of the National Academy of Sciences of the United States of America","DOI":"10.1073/PNAS.1518976113/-/DCSUPPLEMENTAL","ISSN":"10916490","issue":"10","note":"PMID: 26903634\npublisher: National Academy of Sciences","page":"E1362-E1371","title":"Differences in codon bias and GC content contribute to the balanced expression of TLR7 and TLR9","volume":"113","author":[{"family":"Newman","given":"Zachary R."},{"family":"Young","given":"Janet M."},{"family":"Ingolia","given":"Nicholas T."},{"family":"Barton","given":"Gregory M."}],"issued":{"date-parts":[["2016",3,8]]}}},{"id":2673,"uris":["http://www.mendeley.com/documents/?uuid=f3d56598-4c3d-3f52-843f-f2eb86aa4681","http://zotero.org/users/10354432/items/3W5CXCNM"],"itemData":{"id":2673,"type":"article-journal","abstract":"Codon usage biases are found in all eukaryotic and prokaryotic genomes, and preferred codons are more frequently used in highly expressed genes. The effects of codon usage on gene expression were previously thought to be mainly mediated by its impacts on translation. Here, we show that codon usage strongly correlates with both protein and mRNA levels genome-wide in the filamentous fungus Neurospora. Gene codon optimization also results in strong up-regulation of protein and RNA levels, suggesting that codon usage is an important determinant of gene expression. Surprisingly, we found that the impact of codon usage on gene expression results mainly from effects on transcription and is largely independent of mRNA translation and mRNA stability. Furthermore, we show that histone H3 lysine 9 trimethylation is one of the mechanisms responsible for the codon usage-mediated transcriptional silencing of some genes with nonoptimal codons. Together, these results uncovered an unexpected important role of codon usage in ORF sequences in determining transcription levels and suggest that codon biases are an adaptation of protein coding sequences to both transcription and translation machineries. Therefore, synonymous codons not only specify protein sequences and translation dynamics, but also help determine gene expression levels.","container-title":"Proceedings of the National Academy of Sciences of the United States of America","DOI":"10.1073/pnas.1606724113","ISSN":"10916490","issue":"41","note":"PMID: 27671647\npublisher: National Academy of Sciences","page":"E6117-E6125","title":"Codon usage is an important determinant of gene expression levels largely through its effects on transcription","volume":"113","author":[{"family":"Zhou","given":"Zhipeng"},{"family":"Danga","given":"Yunkun"},{"family":"Zhou","given":"Mian"},{"family":"Li","given":"Lin"},{"family":"Yu","given":"Chien Hung"},{"family":"Fu","given":"Jingjing"},{"family":"Chen","given":"She"},{"family":"Liu","given":"Yi"}],"issued":{"date-parts":[["2016",10,11]]}}}],"schema":"https://github.com/citation-style-language/schema/raw/master/csl-citation.json"} </w:instrText>
      </w:r>
      <w:r w:rsidR="00C17A21" w:rsidRPr="0004067B">
        <w:rPr>
          <w:rFonts w:ascii="Times" w:hAnsi="Times"/>
        </w:rPr>
        <w:fldChar w:fldCharType="separate"/>
      </w:r>
      <w:r w:rsidR="00D83A9B">
        <w:rPr>
          <w:rFonts w:ascii="Times" w:hAnsi="Times"/>
          <w:noProof/>
        </w:rPr>
        <w:t>(32, 33)</w:t>
      </w:r>
      <w:r w:rsidR="00C17A21" w:rsidRPr="0004067B">
        <w:rPr>
          <w:rFonts w:ascii="Times" w:hAnsi="Times"/>
        </w:rPr>
        <w:fldChar w:fldCharType="end"/>
      </w:r>
      <w:r w:rsidR="00C17A21" w:rsidRPr="0004067B">
        <w:rPr>
          <w:rFonts w:ascii="Times" w:hAnsi="Times"/>
        </w:rPr>
        <w:t>. Codon bias describes codon redundancy in the genetic code for a particular gene or genome, and generally correlates to the degree of codon optimization</w:t>
      </w:r>
      <w:r w:rsidR="000726AA" w:rsidRPr="0004067B">
        <w:rPr>
          <w:rFonts w:ascii="Times" w:hAnsi="Times"/>
        </w:rPr>
        <w:t xml:space="preserve"> </w:t>
      </w:r>
      <w:r w:rsidR="000726AA" w:rsidRPr="0004067B">
        <w:rPr>
          <w:rFonts w:ascii="Times" w:hAnsi="Times"/>
        </w:rPr>
        <w:fldChar w:fldCharType="begin"/>
      </w:r>
      <w:r w:rsidR="00D83A9B">
        <w:rPr>
          <w:rFonts w:ascii="Times" w:hAnsi="Times"/>
        </w:rPr>
        <w:instrText xml:space="preserve"> ADDIN ZOTERO_ITEM CSL_CITATION {"citationID":"StgqUzo6","properties":{"formattedCitation":"(34)","plainCitation":"(34)","noteIndex":0},"citationItems":[{"id":2704,"uris":["http://zotero.org/users/10354432/items/6XYEI9WJ"],"itemData":{"id":2704,"type":"article-journal","abstract":"Codon usage bias (CUB) refers to the phenomena that synonymous codons are used in different frequencies in most genes and organisms. The general assumption is that codon biases reflect a balance between mutational biases and natural selection. Today we understand that the codon content is related and can affect all gene expression steps. Starting from the 1980s, codon-based indices have been used for answering different questions in all biomedical fields, including systems biology, agriculture, medicine, and biotechnology. In general, codon usage bias indices weigh each codon or a small set of codons to estimate the fitting of a certain coding sequence to a certain phenomenon (e.g., bias in codons, adaptation to the tRNA pool, frequencies of certain codons, transcription elongation speed, etc.) and are usually easy to implement. Today there are dozens of such indices; thus, this paper aims to review and compare the different codon usage bias indices, their applications, and advantages. In addition, we perform analysis that demonstrates that most indices tend to correlate even though they aim to capture different aspects. Due to the centrality of codon usage bias on different gene expression steps, it is important to keep developing new indices that can capture additional aspects that are not modeled with the current indices.","container-title":"Computational and Structural Biotechnology Journal","DOI":"10.1016/J.CSBJ.2021.04.042","ISSN":"2001-0370","note":"publisher: Elsevier","page":"2646-2663","title":"Codon-based indices for modeling gene expression and transcript evolution","volume":"19","author":[{"family":"Bahiri-Elitzur","given":"Shir"},{"family":"Tuller","given":"Tamir"}],"issued":{"date-parts":[["2021",1,1]]}}}],"schema":"https://github.com/citation-style-language/schema/raw/master/csl-citation.json"} </w:instrText>
      </w:r>
      <w:r w:rsidR="000726AA" w:rsidRPr="0004067B">
        <w:rPr>
          <w:rFonts w:ascii="Times" w:hAnsi="Times"/>
        </w:rPr>
        <w:fldChar w:fldCharType="separate"/>
      </w:r>
      <w:r w:rsidR="00D83A9B">
        <w:rPr>
          <w:rFonts w:ascii="Times" w:hAnsi="Times"/>
          <w:noProof/>
        </w:rPr>
        <w:t>(34)</w:t>
      </w:r>
      <w:r w:rsidR="000726AA" w:rsidRPr="0004067B">
        <w:rPr>
          <w:rFonts w:ascii="Times" w:hAnsi="Times"/>
        </w:rPr>
        <w:fldChar w:fldCharType="end"/>
      </w:r>
      <w:r w:rsidR="00C17A21" w:rsidRPr="0004067B">
        <w:rPr>
          <w:rFonts w:ascii="Times" w:hAnsi="Times"/>
        </w:rPr>
        <w:t xml:space="preserve">. </w:t>
      </w:r>
      <w:r w:rsidR="00C17A21" w:rsidRPr="0004067B">
        <w:rPr>
          <w:rFonts w:ascii="Times" w:hAnsi="Times"/>
        </w:rPr>
        <w:lastRenderedPageBreak/>
        <w:t xml:space="preserve">High levels of codon bias in ribosomal proteins is associated with rapid growth in bacteria </w:t>
      </w:r>
      <w:r w:rsidR="00C17A21" w:rsidRPr="0004067B">
        <w:rPr>
          <w:rFonts w:ascii="Times" w:hAnsi="Times"/>
        </w:rPr>
        <w:fldChar w:fldCharType="begin"/>
      </w:r>
      <w:r w:rsidR="00D83A9B">
        <w:rPr>
          <w:rFonts w:ascii="Times" w:hAnsi="Times"/>
        </w:rPr>
        <w:instrText xml:space="preserve"> ADDIN ZOTERO_ITEM CSL_CITATION {"citationID":"FXBPntZa","properties":{"formattedCitation":"(35, 36)","plainCitation":"(35, 36)","noteIndex":0},"citationItems":[{"id":798,"uris":["http://zotero.org/users/10354432/items/R4U4FHVL"],"itemData":{"id":798,"type":"article-journal","abstract":"Amicrobe's growth rate helps to set its ecological success and its contribution to food web dynamics and biogeochemical processes. Growth rates at the community level are constrained by biomass and trophic interactions among bacteria, phytoplankton, and their grazers. Phytoplankton growth rates are approximately 1 d(-1), whereas most heterotrophic bacteria grow slowly, close to 0.1 d(-1); only a few taxa can grow ten times as fast. Data from 16S rRNA and other approaches are used to speculate about the growth rate and the life history strategy of SAR11, the most abundant clade of heterotrophic bacteria in the oceans. These strategies are also explored using genomic data. Although the methods and data are imperfect, the available data can be used to set limits on growth rates and thus on the timescale for changes in the composition and structure of microbial communities. Expected final online publication date for the Annual Review of Marine Science Volume 8 is January 03, 2016. Please see http://www.annualreviews.org/catalog/pubdates.aspx for revised estimates.","container-title":"Annual Review of Marine Science","DOI":"10.1146/annurev-marine-122414-033938","ISSN":"1941-1405","issue":"1","page":"285-309","title":"Growth rates of microbes in the oceans","volume":"8","author":[{"family":"Kirchman","given":"David L"}],"issued":{"date-parts":[["2016"]]}}},{"id":611,"uris":["http://zotero.org/users/10354432/items/5PDJNSFS"],"itemData":{"id":611,"type":"article-journal","abstract":"Microbial minimal generation times range from a few minutes to several weeks. They are evolutionarily determined by variables such as environment stability, nutrient availability, and community diversity. Selection for fast growth adaptively imprints genomes, resulting in gene amplification, adapted chromosomal organization, and biased codon usage. We found that these growth-related traits in 214 species of bacteria and archaea are highly correlated, suggesting they all result from growth optimization. While modeling their association with maximal growth rates in view of synthetic biology applications, we observed that codon usage biases are better correlates of growth rates than any other trait, including rRNA copy number. Systematic deviations to our model reveal two distinct evolutionary processes. First, genome organization shows more evolutionary inertia than growth rates. This results in over-representation of growth-related traits in fast degrading genomes. Second, selection for these traits depends on optimal growth temperature: for similar generation times purifying selection is stronger in psychrophiles, intermediate in mesophiles, and lower in thermophiles. Using this information, we created a predictor of maximal growth rate adapted to small genome fragments. We applied it to three metagenomic environmental samples to show that a transiently rich environment, as the human gut, selects for fast-growers, that a toxic environment, as the acid mine biofilm, selects for low growth rates, whereas a diverse environment, like the soil, shows all ranges of growth rates. We also demonstrate that microbial colonizers of babies gut grow faster than stabilized human adults gut communities. In conclusion, we show that one can predict maximal growth rates from sequence data alone, and we propose that such information can be used to facilitate the manipulation of generation times. Our predictor allows inferring growth rates in the vast majority of uncultivable prokaryotes and paves the way to the understanding of community dynamics from metagenomic data.","container-title":"PLoS Genetics","DOI":"10.1371/journal.pgen.1000808","ISSN":"1553-7404","issue":"1","note":"publisher: Public Library of Science","page":"e1000808","title":"The Systemic Imprint of Growth and Its Uses in Ecological (Meta)Genomics","volume":"6","author":[{"family":"Vieira-Silva","given":"Sara"},{"family":"Rocha","given":"Eduardo P. C."}],"editor":[{"family":"Moran","given":"Nancy A."}],"issued":{"date-parts":[["2010",1,15]]}}}],"schema":"https://github.com/citation-style-language/schema/raw/master/csl-citation.json"} </w:instrText>
      </w:r>
      <w:r w:rsidR="00C17A21" w:rsidRPr="0004067B">
        <w:rPr>
          <w:rFonts w:ascii="Times" w:hAnsi="Times"/>
        </w:rPr>
        <w:fldChar w:fldCharType="separate"/>
      </w:r>
      <w:r w:rsidR="00D83A9B">
        <w:rPr>
          <w:rFonts w:ascii="Times" w:hAnsi="Times"/>
          <w:noProof/>
        </w:rPr>
        <w:t>(35, 36)</w:t>
      </w:r>
      <w:r w:rsidR="00C17A21" w:rsidRPr="0004067B">
        <w:rPr>
          <w:rFonts w:ascii="Times" w:hAnsi="Times"/>
        </w:rPr>
        <w:fldChar w:fldCharType="end"/>
      </w:r>
      <w:r w:rsidR="00C17A21" w:rsidRPr="0004067B">
        <w:rPr>
          <w:rFonts w:ascii="Times" w:hAnsi="Times"/>
        </w:rPr>
        <w:t xml:space="preserve"> and has been increasingly used as a predictor of maximum growth rate </w:t>
      </w:r>
      <w:r w:rsidR="00C17A21" w:rsidRPr="0004067B">
        <w:rPr>
          <w:rFonts w:ascii="Times" w:hAnsi="Times"/>
        </w:rPr>
        <w:fldChar w:fldCharType="begin"/>
      </w:r>
      <w:r w:rsidR="00D83A9B">
        <w:rPr>
          <w:rFonts w:ascii="Times" w:hAnsi="Times"/>
        </w:rPr>
        <w:instrText xml:space="preserve"> ADDIN ZOTERO_ITEM CSL_CITATION {"citationID":"tCMhVIQU","properties":{"formattedCitation":"(37, 38)","plainCitation":"(37, 38)","noteIndex":0},"citationItems":[{"id":1922,"uris":["http://zotero.org/users/10354432/items/IIUP5W2Z"],"itemData":{"id":1922,"type":"article-journal","abstract":"Growth rates are central to understanding microbial interactions and community dynamics. Metagenomic growth estimators have been developed, specifically codon usage bias (CUB) for maximum growth rates and \"peak-to-trough ratio\" (PTR) for in situ rates. Both were originally tested with pure cultures, but natural populations are more heterogeneous, especially in individual cell histories pertinent to PTR. To test these methods, we compared predictors with observed growth rates of freshly collected marine prokaryotes in unamended seawater. We prefiltered and diluted samples to remove grazers and greatly reduce virus infection, so net growth approximated gross growth. We sampled over 44 h for abundances and metagenomes, generating 101 metagenome-assembled genomes (MAGs), including Actinobacteria, Verrucomicrobia, SAR406, MGII archaea, etc. We tracked each MAG population by cell-abundance-normalized read recruitment, finding growth rates of 0 to 5.99 per day, the first reported rates for several groups, and used these rates as benchmarks. PTR, calculated by three methods, rarely correlated to growth (r ~−0.26-0.08), except for rapidly growing γ-Proteobacteria (r ~0.63-0.92), while CUB correlated moderately well to observed maximum growth rates (r = 0.57). This suggests that current PTR approaches poorly predict actual growth of most marine bacterial populations, but maximum growth rates can be approximated from genomic characteristics.","container-title":"The ISME Journal","DOI":"10.1038/s41396-020-00773-1","note":"publisher: Nature Publishing Group","page":"1-13","title":"Benchmarking microbial growth rate predictions from metagenomes","author":[{"family":"Long","given":"Andrew M"},{"family":"Hou","given":"Shengwei"},{"family":"Cesar","given":"• J"},{"family":"-Espinoza","given":"Ignacio"},{"family":"Fuhrman","given":"Jed A"}],"issued":{"date-parts":[["2020",9,16]]}}},{"id":2255,"uris":["http://zotero.org/users/10354432/items/8F4J7YGA"],"itemData":{"id":2255,"type":"article-journal","abstract":"&lt;p&gt;Maximal growth rate is a basic parameter of microbial lifestyle that varies over several orders of magnitude, with doubling times ranging from a matter of minutes to multiple days. Growth rates are typically measured using laboratory culture experiments. Yet, we lack sufficient understanding of the physiology of most microbes to design appropriate culture conditions for them, severely limiting our ability to assess the global diversity of microbial growth rates. Genomic estimators of maximal growth rate provide a practical solution to survey the distribution of microbial growth potential, regardless of cultivation status. We developed an improved maximal growth rate estimator and predicted maximal growth rates from over 200,000 genomes, metagenome-assembled genomes, and single-cell amplified genomes to survey growth potential across the range of prokaryotic diversity; extensions allow estimates from 16S rRNA sequences alone as well as weighted community estimates from metagenomes. We compared the growth rates of cultivated and uncultivated organisms to illustrate how culture collections are strongly biased toward organisms capable of rapid growth. Finally, we found that organisms naturally group into two growth classes and observed a bias in growth predictions for extremely slow-growing organisms. These observations ultimately led us to suggest evolutionary definitions of oligotrophy and copiotrophy based on the selective regime an organism occupies. We found that these growth classes are associated with distinct selective regimes and genomic functional potentials.&lt;/p&gt;","container-title":"Proceedings of the National Academy of Sciences","DOI":"10.1073/pnas.2016810118","ISSN":"0027-8424","issue":"12","note":"publisher: National Academy of Sciences","page":"e2016810118","title":"Estimating maximal microbial growth rates from cultures, metagenomes, and single cells via codon usage patterns","volume":"118","author":[{"family":"Weissman","given":"Jake L."},{"family":"Hou","given":"Shengwei"},{"family":"Fuhrman","given":"Jed A."}],"issued":{"date-parts":[["2021",3,23]]}}}],"schema":"https://github.com/citation-style-language/schema/raw/master/csl-citation.json"} </w:instrText>
      </w:r>
      <w:r w:rsidR="00C17A21" w:rsidRPr="0004067B">
        <w:rPr>
          <w:rFonts w:ascii="Times" w:hAnsi="Times"/>
        </w:rPr>
        <w:fldChar w:fldCharType="separate"/>
      </w:r>
      <w:r w:rsidR="00D83A9B">
        <w:rPr>
          <w:rFonts w:ascii="Times" w:hAnsi="Times"/>
          <w:noProof/>
        </w:rPr>
        <w:t>(37, 38)</w:t>
      </w:r>
      <w:r w:rsidR="00C17A21" w:rsidRPr="0004067B">
        <w:rPr>
          <w:rFonts w:ascii="Times" w:hAnsi="Times"/>
        </w:rPr>
        <w:fldChar w:fldCharType="end"/>
      </w:r>
      <w:r w:rsidR="00C17A21" w:rsidRPr="0004067B">
        <w:rPr>
          <w:rFonts w:ascii="Times" w:hAnsi="Times"/>
        </w:rPr>
        <w:t>.</w:t>
      </w:r>
    </w:p>
    <w:p w14:paraId="5896798B" w14:textId="2BED3354" w:rsidR="007A02A8" w:rsidRPr="0004067B" w:rsidRDefault="008E6A1C" w:rsidP="00044FBF">
      <w:pPr>
        <w:spacing w:line="480" w:lineRule="auto"/>
        <w:ind w:firstLine="360"/>
        <w:rPr>
          <w:rFonts w:ascii="Times" w:hAnsi="Times"/>
        </w:rPr>
      </w:pPr>
      <w:r w:rsidRPr="0004067B">
        <w:rPr>
          <w:rFonts w:ascii="Times" w:hAnsi="Times"/>
        </w:rPr>
        <w:t xml:space="preserve">Outside of an intrinsic relationship between GC content and codon usage </w:t>
      </w:r>
      <w:r w:rsidRPr="0004067B">
        <w:rPr>
          <w:rFonts w:ascii="Times" w:hAnsi="Times"/>
        </w:rPr>
        <w:fldChar w:fldCharType="begin"/>
      </w:r>
      <w:r w:rsidR="00D83A9B">
        <w:rPr>
          <w:rFonts w:ascii="Times" w:hAnsi="Times"/>
        </w:rPr>
        <w:instrText xml:space="preserve"> ADDIN ZOTERO_ITEM CSL_CITATION {"citationID":"Smjww8yM","properties":{"formattedCitation":"(26)","plainCitation":"(26)","noteIndex":0},"citationItems":[{"id":1907,"uris":["http://zotero.org/users/10354432/items/R3D5WSQY"],"itemData":{"id":1907,"type":"article-journal","abstract":"Despite their name, synonymous mutations have significant consequences for cellular processes in all taxa. As a result, an understanding of codon bias is central to fields as diverse as molecular evolution and biotechnology. Although recent advances in sequencing and synthetic biology have helped to resolve longstanding questions about codon bias, they have also uncovered striking patterns that suggest new hypotheses about protein synthesis. Ongoing work to quantify the dynamics of initiation and elongation is as important for understanding natural synonymous variation as it is for designing transgenes in applied contexts. © 2011 Macmillan Publishers Limited. All rights reserved.","container-title":"Nature Reviews Genetics","DOI":"10.1038/nrg2899","ISSN":"14710056","issue":"1","note":"PMID: 21102527","page":"32-42","title":"Synonymous but not the same: The causes and consequences of codon bias","volume":"12","author":[{"family":"Plotkin","given":"Joshua B."},{"family":"Kudla","given":"Grzegorz"}],"issued":{"date-parts":[["2011"]]}}}],"schema":"https://github.com/citation-style-language/schema/raw/master/csl-citation.json"} </w:instrText>
      </w:r>
      <w:r w:rsidRPr="0004067B">
        <w:rPr>
          <w:rFonts w:ascii="Times" w:hAnsi="Times"/>
        </w:rPr>
        <w:fldChar w:fldCharType="separate"/>
      </w:r>
      <w:r w:rsidR="00D83A9B">
        <w:rPr>
          <w:rFonts w:ascii="Times" w:hAnsi="Times"/>
          <w:noProof/>
        </w:rPr>
        <w:t>(26)</w:t>
      </w:r>
      <w:r w:rsidRPr="0004067B">
        <w:rPr>
          <w:rFonts w:ascii="Times" w:hAnsi="Times"/>
        </w:rPr>
        <w:fldChar w:fldCharType="end"/>
      </w:r>
      <w:r w:rsidRPr="0004067B">
        <w:rPr>
          <w:rFonts w:ascii="Times" w:hAnsi="Times"/>
        </w:rPr>
        <w:t xml:space="preserve">, </w:t>
      </w:r>
      <w:r w:rsidR="00A518EC" w:rsidRPr="0004067B">
        <w:rPr>
          <w:rFonts w:ascii="Times" w:hAnsi="Times"/>
        </w:rPr>
        <w:t xml:space="preserve"> there </w:t>
      </w:r>
      <w:r w:rsidR="00AA24F7" w:rsidRPr="0004067B">
        <w:rPr>
          <w:rFonts w:ascii="Times" w:hAnsi="Times"/>
        </w:rPr>
        <w:t xml:space="preserve">appears </w:t>
      </w:r>
      <w:commentRangeStart w:id="8"/>
      <w:commentRangeStart w:id="9"/>
      <w:r w:rsidR="00AA24F7" w:rsidRPr="0004067B">
        <w:rPr>
          <w:rFonts w:ascii="Times" w:hAnsi="Times"/>
        </w:rPr>
        <w:t xml:space="preserve">to be no </w:t>
      </w:r>
      <w:r w:rsidR="00FE0C3B" w:rsidRPr="0004067B">
        <w:rPr>
          <w:rFonts w:ascii="Times" w:hAnsi="Times"/>
        </w:rPr>
        <w:t>direct</w:t>
      </w:r>
      <w:r w:rsidR="00AA24F7" w:rsidRPr="0004067B">
        <w:rPr>
          <w:rFonts w:ascii="Times" w:hAnsi="Times"/>
        </w:rPr>
        <w:t xml:space="preserve"> relationship between doubling time and </w:t>
      </w:r>
      <w:r w:rsidR="002A2A1F" w:rsidRPr="0004067B">
        <w:rPr>
          <w:rFonts w:ascii="Times" w:hAnsi="Times"/>
        </w:rPr>
        <w:t xml:space="preserve">GC content </w:t>
      </w:r>
      <w:r w:rsidR="00FE0C3B" w:rsidRPr="0004067B">
        <w:rPr>
          <w:rFonts w:ascii="Times" w:hAnsi="Times"/>
        </w:rPr>
        <w:t xml:space="preserve">in </w:t>
      </w:r>
      <w:r w:rsidR="00044FBF">
        <w:rPr>
          <w:rFonts w:ascii="Times" w:hAnsi="Times"/>
        </w:rPr>
        <w:t>bacteria</w:t>
      </w:r>
      <w:r w:rsidR="00AA24F7" w:rsidRPr="0004067B">
        <w:rPr>
          <w:rFonts w:ascii="Times" w:hAnsi="Times"/>
        </w:rPr>
        <w:t xml:space="preserve"> </w:t>
      </w:r>
      <w:commentRangeEnd w:id="8"/>
      <w:r w:rsidR="002A2A1F" w:rsidRPr="0004067B">
        <w:rPr>
          <w:rStyle w:val="CommentReference"/>
          <w:rFonts w:ascii="Times" w:hAnsi="Times"/>
        </w:rPr>
        <w:commentReference w:id="8"/>
      </w:r>
      <w:commentRangeEnd w:id="9"/>
      <w:r w:rsidR="00AA1D24">
        <w:rPr>
          <w:rStyle w:val="CommentReference"/>
        </w:rPr>
        <w:commentReference w:id="9"/>
      </w:r>
      <w:r w:rsidR="00AA24F7" w:rsidRPr="0004067B">
        <w:rPr>
          <w:rFonts w:ascii="Times" w:hAnsi="Times"/>
        </w:rPr>
        <w:fldChar w:fldCharType="begin"/>
      </w:r>
      <w:r w:rsidR="00D83A9B">
        <w:rPr>
          <w:rFonts w:ascii="Times" w:hAnsi="Times"/>
        </w:rPr>
        <w:instrText xml:space="preserve"> ADDIN ZOTERO_ITEM CSL_CITATION {"citationID":"PY3f8vNd","properties":{"formattedCitation":"(39)","plainCitation":"(39)","noteIndex":0},"citationItems":[{"id":3319,"uris":["http://zotero.org/users/10354432/items/THE434CM"],"itemData":{"id":3319,"type":"article-journal","abstract":"Abstract The guanine/cytosine (GC) content of prokaryotic genomes is species-specific, taking values from 16% to 77%. This diversity of selection for GC content remains contentious. We analyse the correlations between GC content and a range of phenotypic and genotypic data in thousands of prokaryotes. GC content integrates well with these traits into r/K selection theory when phenotypic plasticity is considered. High GC-content prokaryotes are r-strategists with cheaper descendants thanks to a lower average amino acid metabolic cost, colonize unstable environments thanks to flagella and a bacillus form and are generalists in terms of resource opportunism and their defence mechanisms. Low GC content prokaryotes are K-strategists specialized for stable environments that maintain homeostasis via a high-cost outer cell membrane and endospore formation as a response to nutrient deprivation, and attain a higher nutrient-to-biomass yield. The lower proteome cost of high GC content prokaryotes is driven by the association between GC-rich codons and cheaper amino acids in the genetic code, while the correlation between GC content and genome size may be partly due to functional diversity driven by r/K selection. In all, molecular diversity in the GC content of prokaryotes may be a consequence of ecological r/K selection.","container-title":"Environmental Microbiology","DOI":"10.1111/1462-2920.16511","ISSN":"1462-2912","issue":"n/a","note":"publisher: John Wiley &amp; Sons, Ltd","source":"ami-journals-onlinelibrary-wiley-com.libproxy.berkeley.edu (Atypon)","title":"r/K selection of GC content in prokaryotes","URL":"https://ami.journals.onlinelibrary.wiley.com/doi/full/10.1111/1462-2920.16511","volume":"n/a","author":[{"family":"Aliperti","given":"Lucio"},{"family":"Aptekmann","given":"Ariel A."},{"family":"Farfañuk","given":"Gonzalo"},{"family":"Couso","given":"Luciana L."},{"family":"Soler-Bistué","given":"Alfonso"},{"family":"Sánchez","given":"Ignacio E."}],"accessed":{"date-parts":[["2023",10,30]]},"issued":{"date-parts":[["2023",10,9]]}}}],"schema":"https://github.com/citation-style-language/schema/raw/master/csl-citation.json"} </w:instrText>
      </w:r>
      <w:r w:rsidR="00AA24F7" w:rsidRPr="0004067B">
        <w:rPr>
          <w:rFonts w:ascii="Times" w:hAnsi="Times"/>
        </w:rPr>
        <w:fldChar w:fldCharType="separate"/>
      </w:r>
      <w:r w:rsidR="00D83A9B">
        <w:rPr>
          <w:rFonts w:ascii="Times" w:hAnsi="Times"/>
          <w:noProof/>
        </w:rPr>
        <w:t>(39)</w:t>
      </w:r>
      <w:r w:rsidR="00AA24F7" w:rsidRPr="0004067B">
        <w:rPr>
          <w:rFonts w:ascii="Times" w:hAnsi="Times"/>
        </w:rPr>
        <w:fldChar w:fldCharType="end"/>
      </w:r>
      <w:r w:rsidR="00A518EC" w:rsidRPr="0004067B">
        <w:rPr>
          <w:rFonts w:ascii="Times" w:hAnsi="Times"/>
        </w:rPr>
        <w:t xml:space="preserve">, and the link between GC content and growth in soil bacteria specifically remains unclear. </w:t>
      </w:r>
      <w:r w:rsidR="003A17EF">
        <w:rPr>
          <w:rFonts w:ascii="Times" w:hAnsi="Times"/>
        </w:rPr>
        <w:t>However, t</w:t>
      </w:r>
      <w:r w:rsidR="007A02A8" w:rsidRPr="0004067B">
        <w:rPr>
          <w:rFonts w:ascii="Times" w:hAnsi="Times"/>
        </w:rPr>
        <w:t>he cost of nucleotide synthesis has been shown to influence transcription, where rapidly transcribed genes often use cheaper nucleotides at synonymous sites</w:t>
      </w:r>
      <w:r w:rsidR="006B1D48" w:rsidRPr="0004067B">
        <w:rPr>
          <w:rFonts w:ascii="Times" w:hAnsi="Times"/>
        </w:rPr>
        <w:t xml:space="preserve"> to reduce the cost of transcription</w:t>
      </w:r>
      <w:r w:rsidR="00DC7468">
        <w:rPr>
          <w:rFonts w:ascii="Times" w:hAnsi="Times"/>
        </w:rPr>
        <w:t xml:space="preserve"> </w:t>
      </w:r>
      <w:r w:rsidR="00DC7468" w:rsidRPr="0004067B">
        <w:rPr>
          <w:rFonts w:ascii="Times" w:hAnsi="Times"/>
        </w:rPr>
        <w:fldChar w:fldCharType="begin"/>
      </w:r>
      <w:r w:rsidR="00D83A9B">
        <w:rPr>
          <w:rFonts w:ascii="Times" w:hAnsi="Times"/>
        </w:rPr>
        <w:instrText xml:space="preserve"> ADDIN ZOTERO_ITEM CSL_CITATION {"citationID":"WQ34ndx9","properties":{"formattedCitation":"(40)","plainCitation":"(40)","noteIndex":0},"citationItems":[{"id":2822,"uris":["http://zotero.org/users/10354432/items/39MJLQIJ"],"itemData":{"id":2822,"type":"article-journal","container-title":"Nature Communications","DOI":"10.1038/ncomms11334","ISSN":"2041-1723","issue":"1","page":"11334","title":"Energy efficiency trade-offs drive nucleotide usage in transcribed regions","volume":"7","author":[{"family":"Chen","given":"Wei-Hua"},{"family":"Lu","given":"Guanting"},{"family":"Bork","given":"Peer"},{"family":"Hu","given":"Songnian"},{"family":"Lercher","given":"Martin J."}],"issued":{"date-parts":[["2016",9,21]]}}}],"schema":"https://github.com/citation-style-language/schema/raw/master/csl-citation.json"} </w:instrText>
      </w:r>
      <w:r w:rsidR="00DC7468" w:rsidRPr="0004067B">
        <w:rPr>
          <w:rFonts w:ascii="Times" w:hAnsi="Times"/>
        </w:rPr>
        <w:fldChar w:fldCharType="separate"/>
      </w:r>
      <w:r w:rsidR="00D83A9B">
        <w:rPr>
          <w:rFonts w:ascii="Times" w:hAnsi="Times"/>
          <w:noProof/>
        </w:rPr>
        <w:t>(40)</w:t>
      </w:r>
      <w:r w:rsidR="00DC7468" w:rsidRPr="0004067B">
        <w:rPr>
          <w:rFonts w:ascii="Times" w:hAnsi="Times"/>
        </w:rPr>
        <w:fldChar w:fldCharType="end"/>
      </w:r>
      <w:r w:rsidR="00DC7468">
        <w:rPr>
          <w:rFonts w:ascii="Times" w:hAnsi="Times"/>
        </w:rPr>
        <w:t>. Since guanine requires more energy to produce than cytosine</w:t>
      </w:r>
      <w:r w:rsidR="00044FBF">
        <w:rPr>
          <w:rFonts w:ascii="Times" w:hAnsi="Times"/>
        </w:rPr>
        <w:t xml:space="preserve">, </w:t>
      </w:r>
      <w:r w:rsidR="00DC7468">
        <w:rPr>
          <w:rFonts w:ascii="Times" w:hAnsi="Times"/>
        </w:rPr>
        <w:t xml:space="preserve">and adenine more energy than </w:t>
      </w:r>
      <w:r w:rsidR="00044FBF">
        <w:rPr>
          <w:rFonts w:ascii="Times" w:hAnsi="Times"/>
        </w:rPr>
        <w:t xml:space="preserve">uracil, genes with cytosine and thymine at synonymous sites tend to be transcribed faster than genes with guanine and adenine </w:t>
      </w:r>
      <w:r w:rsidR="00044FBF" w:rsidRPr="0004067B">
        <w:rPr>
          <w:rFonts w:ascii="Times" w:hAnsi="Times"/>
        </w:rPr>
        <w:fldChar w:fldCharType="begin"/>
      </w:r>
      <w:r w:rsidR="00D83A9B">
        <w:rPr>
          <w:rFonts w:ascii="Times" w:hAnsi="Times"/>
        </w:rPr>
        <w:instrText xml:space="preserve"> ADDIN ZOTERO_ITEM CSL_CITATION {"citationID":"AJDMXTxK","properties":{"formattedCitation":"(40)","plainCitation":"(40)","noteIndex":0},"citationItems":[{"id":2822,"uris":["http://zotero.org/users/10354432/items/39MJLQIJ"],"itemData":{"id":2822,"type":"article-journal","container-title":"Nature Communications","DOI":"10.1038/ncomms11334","ISSN":"2041-1723","issue":"1","page":"11334","title":"Energy efficiency trade-offs drive nucleotide usage in transcribed regions","volume":"7","author":[{"family":"Chen","given":"Wei-Hua"},{"family":"Lu","given":"Guanting"},{"family":"Bork","given":"Peer"},{"family":"Hu","given":"Songnian"},{"family":"Lercher","given":"Martin J."}],"issued":{"date-parts":[["2016",9,21]]}}}],"schema":"https://github.com/citation-style-language/schema/raw/master/csl-citation.json"} </w:instrText>
      </w:r>
      <w:r w:rsidR="00044FBF" w:rsidRPr="0004067B">
        <w:rPr>
          <w:rFonts w:ascii="Times" w:hAnsi="Times"/>
        </w:rPr>
        <w:fldChar w:fldCharType="separate"/>
      </w:r>
      <w:r w:rsidR="00D83A9B">
        <w:rPr>
          <w:rFonts w:ascii="Times" w:hAnsi="Times"/>
          <w:noProof/>
        </w:rPr>
        <w:t>(40)</w:t>
      </w:r>
      <w:r w:rsidR="00044FBF" w:rsidRPr="0004067B">
        <w:rPr>
          <w:rFonts w:ascii="Times" w:hAnsi="Times"/>
        </w:rPr>
        <w:fldChar w:fldCharType="end"/>
      </w:r>
      <w:r w:rsidR="00044FBF">
        <w:rPr>
          <w:rFonts w:ascii="Times" w:hAnsi="Times"/>
        </w:rPr>
        <w:t xml:space="preserve">. Conversely, </w:t>
      </w:r>
      <w:r w:rsidR="006B1D48" w:rsidRPr="0004067B">
        <w:rPr>
          <w:rFonts w:ascii="Times" w:hAnsi="Times"/>
        </w:rPr>
        <w:t xml:space="preserve">there is an inverse relationship between nucleotide cost </w:t>
      </w:r>
      <w:r w:rsidR="00044FBF" w:rsidRPr="0004067B">
        <w:rPr>
          <w:rFonts w:ascii="Times" w:hAnsi="Times"/>
        </w:rPr>
        <w:t xml:space="preserve">at nonsynonymous sites </w:t>
      </w:r>
      <w:r w:rsidR="006B1D48" w:rsidRPr="0004067B">
        <w:rPr>
          <w:rFonts w:ascii="Times" w:hAnsi="Times"/>
        </w:rPr>
        <w:t>and the cost of their encoded amino acid</w:t>
      </w:r>
      <w:r w:rsidR="00044FBF" w:rsidRPr="0004067B">
        <w:rPr>
          <w:rFonts w:ascii="Times" w:hAnsi="Times"/>
        </w:rPr>
        <w:t xml:space="preserve"> sites </w:t>
      </w:r>
      <w:r w:rsidR="00044FBF" w:rsidRPr="0004067B">
        <w:rPr>
          <w:rFonts w:ascii="Times" w:hAnsi="Times"/>
        </w:rPr>
        <w:fldChar w:fldCharType="begin"/>
      </w:r>
      <w:r w:rsidR="00D83A9B">
        <w:rPr>
          <w:rFonts w:ascii="Times" w:hAnsi="Times"/>
        </w:rPr>
        <w:instrText xml:space="preserve"> ADDIN ZOTERO_ITEM CSL_CITATION {"citationID":"3Dqsms53","properties":{"formattedCitation":"(40)","plainCitation":"(40)","noteIndex":0},"citationItems":[{"id":2822,"uris":["http://zotero.org/users/10354432/items/39MJLQIJ"],"itemData":{"id":2822,"type":"article-journal","container-title":"Nature Communications","DOI":"10.1038/ncomms11334","ISSN":"2041-1723","issue":"1","page":"11334","title":"Energy efficiency trade-offs drive nucleotide usage in transcribed regions","volume":"7","author":[{"family":"Chen","given":"Wei-Hua"},{"family":"Lu","given":"Guanting"},{"family":"Bork","given":"Peer"},{"family":"Hu","given":"Songnian"},{"family":"Lercher","given":"Martin J."}],"issued":{"date-parts":[["2016",9,21]]}}}],"schema":"https://github.com/citation-style-language/schema/raw/master/csl-citation.json"} </w:instrText>
      </w:r>
      <w:r w:rsidR="00044FBF" w:rsidRPr="0004067B">
        <w:rPr>
          <w:rFonts w:ascii="Times" w:hAnsi="Times"/>
        </w:rPr>
        <w:fldChar w:fldCharType="separate"/>
      </w:r>
      <w:r w:rsidR="00D83A9B">
        <w:rPr>
          <w:rFonts w:ascii="Times" w:hAnsi="Times"/>
          <w:noProof/>
        </w:rPr>
        <w:t>(40)</w:t>
      </w:r>
      <w:r w:rsidR="00044FBF" w:rsidRPr="0004067B">
        <w:rPr>
          <w:rFonts w:ascii="Times" w:hAnsi="Times"/>
        </w:rPr>
        <w:fldChar w:fldCharType="end"/>
      </w:r>
      <w:r w:rsidR="00044FBF" w:rsidRPr="0004067B">
        <w:rPr>
          <w:rFonts w:ascii="Times" w:hAnsi="Times"/>
        </w:rPr>
        <w:t>—</w:t>
      </w:r>
      <w:r w:rsidR="00044FBF">
        <w:rPr>
          <w:rFonts w:ascii="Times" w:hAnsi="Times"/>
        </w:rPr>
        <w:t>such that more expensive nucleotides at non-synonymous sites are associated with higher levels of expression</w:t>
      </w:r>
      <w:r w:rsidR="006B1D48" w:rsidRPr="0004067B">
        <w:rPr>
          <w:rFonts w:ascii="Times" w:hAnsi="Times"/>
        </w:rPr>
        <w:t xml:space="preserve">. </w:t>
      </w:r>
    </w:p>
    <w:p w14:paraId="4C6CE2DF" w14:textId="4C8BED8E" w:rsidR="006B1D48" w:rsidRPr="0004067B" w:rsidRDefault="006B1D48" w:rsidP="0004067B">
      <w:pPr>
        <w:spacing w:line="480" w:lineRule="auto"/>
        <w:ind w:firstLine="360"/>
        <w:rPr>
          <w:rFonts w:ascii="Times" w:hAnsi="Times"/>
        </w:rPr>
      </w:pPr>
      <w:r w:rsidRPr="0004067B">
        <w:rPr>
          <w:rFonts w:ascii="Times" w:hAnsi="Times"/>
        </w:rPr>
        <w:t>Genome size is also thought to influence growth</w:t>
      </w:r>
      <w:r w:rsidR="00286954" w:rsidRPr="0004067B">
        <w:rPr>
          <w:rFonts w:ascii="Times" w:hAnsi="Times"/>
        </w:rPr>
        <w:t>; however, the relationship is less clear than codon usage or rRNA copy number. In oligotrophic marine environments, extremely small genomes are thought to arise in response to nutrient limitation</w:t>
      </w:r>
      <w:r w:rsidR="004A5967" w:rsidRPr="0004067B">
        <w:rPr>
          <w:rFonts w:ascii="Times" w:hAnsi="Times"/>
        </w:rPr>
        <w:t xml:space="preserve"> to curb the cost of reproduction (termed genomic streamlining; </w:t>
      </w:r>
      <w:r w:rsidR="00286954" w:rsidRPr="0004067B">
        <w:rPr>
          <w:rFonts w:ascii="Times" w:hAnsi="Times"/>
        </w:rPr>
        <w:fldChar w:fldCharType="begin"/>
      </w:r>
      <w:r w:rsidR="004A5967" w:rsidRPr="0004067B">
        <w:rPr>
          <w:rFonts w:ascii="Times" w:hAnsi="Times"/>
        </w:rPr>
        <w:instrText xml:space="preserve"> ADDIN ZOTERO_ITEM CSL_CITATION {"citationID":"9lOxbzJH","properties":{"formattedCitation":"(30)","plainCitation":"(30)","dontUpdate":true,"noteIndex":0},"citationItems":[{"id":484,"uris":["http://zotero.org/users/10354432/items/4KDW7Z8T"],"itemData":{"id":484,"type":"article-journal","abstract":"Implications of streamlining theory for microbial ecology","container-title":"The ISME Journal","DOI":"10.1038/ismej.2014.60","ISSN":"1751-7362","issue":"8","note":"publisher: Nature Publishing Group","page":"1553-1565","title":"Implications of streamlining theory for microbial ecology","volume":"8","author":[{"family":"Giovannoni","given":"Stephen J"},{"family":"Cameron Thrash","given":"J"},{"family":"Temperton","given":"Ben"}],"issued":{"date-parts":[["2014",8,17]]}}}],"schema":"https://github.com/citation-style-language/schema/raw/master/csl-citation.json"} </w:instrText>
      </w:r>
      <w:r w:rsidR="00286954" w:rsidRPr="0004067B">
        <w:rPr>
          <w:rFonts w:ascii="Times" w:hAnsi="Times"/>
        </w:rPr>
        <w:fldChar w:fldCharType="separate"/>
      </w:r>
      <w:r w:rsidR="004A5967" w:rsidRPr="0004067B">
        <w:rPr>
          <w:rFonts w:ascii="Times" w:hAnsi="Times"/>
          <w:noProof/>
        </w:rPr>
        <w:t>30)</w:t>
      </w:r>
      <w:r w:rsidR="00286954" w:rsidRPr="0004067B">
        <w:rPr>
          <w:rFonts w:ascii="Times" w:hAnsi="Times"/>
        </w:rPr>
        <w:fldChar w:fldCharType="end"/>
      </w:r>
      <w:r w:rsidR="004A5967" w:rsidRPr="0004067B">
        <w:rPr>
          <w:rFonts w:ascii="Times" w:hAnsi="Times"/>
        </w:rPr>
        <w:t xml:space="preserve">, and often have slower growth rates than copiotrophs with larger genomes </w:t>
      </w:r>
      <w:r w:rsidR="004A5967" w:rsidRPr="0004067B">
        <w:rPr>
          <w:rFonts w:ascii="Times" w:hAnsi="Times"/>
        </w:rPr>
        <w:fldChar w:fldCharType="begin"/>
      </w:r>
      <w:r w:rsidR="00C5496E" w:rsidRPr="0004067B">
        <w:rPr>
          <w:rFonts w:ascii="Times" w:hAnsi="Times"/>
        </w:rPr>
        <w:instrText xml:space="preserve"> ADDIN ZOTERO_ITEM CSL_CITATION {"citationID":"5hhqweC8","properties":{"formattedCitation":"(18)","plainCitation":"(18)","noteIndex":0},"citationItems":[{"id":886,"uris":["http://zotero.org/users/10354432/items/CGKE2S5R"],"itemData":{"id":886,"type":"article-journal","abstract":"Many marine bacteria have evolved to grow optimally at either high (copiotrophic) or low (oligotrophic) nutrient concentrations, enabling different species to colonize distinct trophic habitats in the oceans. Here, we compare the genome sequences of two bacteria, Photobacterium angustum S14 and Sphingopyxis alaskensis RB2256, that serve as useful model organisms for copiotrophic and oligotrophic modes of life and specifically relate the genomic features to trophic strategy for these organisms and define their molecular mechanisms of adaptation. We developed a model for predicting trophic lifestyle from genome sequence data and tested &gt;400,000 proteins representing &gt;500 million nucleotides of sequence data from 126 genome sequences with metagenome data of whole environmental samples. When applied to available oceanic metagenome data (e.g., the Global Ocean Survey data) the model demonstrated that oligotrophs, and not the more readily isolatable copiotrophs, dominate the ocean's free-living microbial populations. Using our model, it is now possible to define the types of bacteria that specific ocean niches are capable of sustaining.","container-title":"Proceedings of the National Academy of Sciences of the United States of America","DOI":"10.1073/pnas.0903507106","ISSN":"1091-6490","issue":"37","note":"PMID: 19805210\npublisher: National Academy of Sciences","page":"15527-33","title":"The genomic basis of trophic strategy in marine bacteria.","volume":"106","author":[{"family":"Lauro","given":"Federico M"},{"family":"McDougald","given":"Diane"},{"family":"Thomas","given":"Torsten"},{"family":"Williams","given":"Timothy J"},{"family":"Egan","given":"Suhelen"},{"family":"Rice","given":"Scott"},{"family":"DeMaere","given":"Matthew Z"},{"family":"Ting","given":"Lily"},{"family":"Ertan","given":"Haluk"},{"family":"Johnson","given":"Justin"},{"family":"Ferriera","given":"Steven"},{"family":"Lapidus","given":"Alla"},{"family":"Anderson","given":"Iain"},{"family":"Kyrpides","given":"Nikos"},{"family":"Munk","given":"A Christine"},{"family":"Detter","given":"Chris"},{"family":"Han","given":"Cliff S"},{"family":"Brown","given":"Mark V"},{"family":"Robb","given":"Frank T"},{"family":"Kjelleberg","given":"Staffan"},{"family":"Cavicchioli","given":"Ricardo"}],"issued":{"date-parts":[["2009",9,15]]}}}],"schema":"https://github.com/citation-style-language/schema/raw/master/csl-citation.json"} </w:instrText>
      </w:r>
      <w:r w:rsidR="004A5967" w:rsidRPr="0004067B">
        <w:rPr>
          <w:rFonts w:ascii="Times" w:hAnsi="Times"/>
        </w:rPr>
        <w:fldChar w:fldCharType="separate"/>
      </w:r>
      <w:r w:rsidR="00C5496E" w:rsidRPr="0004067B">
        <w:rPr>
          <w:rFonts w:ascii="Times" w:hAnsi="Times"/>
          <w:noProof/>
        </w:rPr>
        <w:t>(18)</w:t>
      </w:r>
      <w:r w:rsidR="004A5967" w:rsidRPr="0004067B">
        <w:rPr>
          <w:rFonts w:ascii="Times" w:hAnsi="Times"/>
        </w:rPr>
        <w:fldChar w:fldCharType="end"/>
      </w:r>
      <w:r w:rsidR="004A5967" w:rsidRPr="0004067B">
        <w:rPr>
          <w:rFonts w:ascii="Times" w:hAnsi="Times"/>
        </w:rPr>
        <w:t xml:space="preserve">. Although streamlined genomes have been documented in soils </w:t>
      </w:r>
      <w:r w:rsidR="004A5967" w:rsidRPr="0004067B">
        <w:rPr>
          <w:rFonts w:ascii="Times" w:hAnsi="Times"/>
        </w:rPr>
        <w:fldChar w:fldCharType="begin"/>
      </w:r>
      <w:r w:rsidR="00D83A9B">
        <w:rPr>
          <w:rFonts w:ascii="Times" w:hAnsi="Times"/>
        </w:rPr>
        <w:instrText xml:space="preserve"> ADDIN ZOTERO_ITEM CSL_CITATION {"citationID":"Hi6CWzzm","properties":{"formattedCitation":"(42)","plainCitation":"(42)","noteIndex":0},"citationItems":[{"id":693,"uris":["http://zotero.org/users/10354432/items/EKKREM8N"],"itemData":{"id":693,"type":"article-journal","abstract":"‘Candidatus Udaeobacter copiosus’ is found to be one of the most abundant microorganisms across &gt;1,000 soil samples. Metabolic reconstruction of the small genome suggests it is an aerobic heterotroph with multiple auxotrophies.","container-title":"Nature Microbiology","DOI":"10.1038/nmicrobiol.2016.198","ISSN":"2058-5276","issue":"2","note":"publisher: Nature Publishing Group","page":"16198","title":"Genome reduction in an abundant and ubiquitous soil bacterium ‘Candidatus Udaeobacter copiosus’","volume":"2","author":[{"family":"Brewer","given":"Tess E."},{"family":"Handley","given":"Kim M."},{"family":"Carini","given":"Paul"},{"family":"Gilbert","given":"Jack A."},{"family":"Fierer","given":"Noah"}],"issued":{"date-parts":[["2017",2,31]]}}}],"schema":"https://github.com/citation-style-language/schema/raw/master/csl-citation.json"} </w:instrText>
      </w:r>
      <w:r w:rsidR="004A5967" w:rsidRPr="0004067B">
        <w:rPr>
          <w:rFonts w:ascii="Times" w:hAnsi="Times"/>
        </w:rPr>
        <w:fldChar w:fldCharType="separate"/>
      </w:r>
      <w:r w:rsidR="00D83A9B">
        <w:rPr>
          <w:rFonts w:ascii="Times" w:hAnsi="Times"/>
          <w:noProof/>
        </w:rPr>
        <w:t>(42)</w:t>
      </w:r>
      <w:r w:rsidR="004A5967" w:rsidRPr="0004067B">
        <w:rPr>
          <w:rFonts w:ascii="Times" w:hAnsi="Times"/>
        </w:rPr>
        <w:fldChar w:fldCharType="end"/>
      </w:r>
      <w:r w:rsidR="004A5967" w:rsidRPr="0004067B">
        <w:rPr>
          <w:rFonts w:ascii="Times" w:hAnsi="Times"/>
        </w:rPr>
        <w:t xml:space="preserve">, soil bacterial genomes </w:t>
      </w:r>
      <w:r w:rsidR="003A17EF">
        <w:rPr>
          <w:rFonts w:ascii="Times" w:hAnsi="Times"/>
        </w:rPr>
        <w:t xml:space="preserve">generally </w:t>
      </w:r>
      <w:r w:rsidR="004A5967" w:rsidRPr="0004067B">
        <w:rPr>
          <w:rFonts w:ascii="Times" w:hAnsi="Times"/>
        </w:rPr>
        <w:t xml:space="preserve">tend to be large </w:t>
      </w:r>
      <w:r w:rsidR="004D6BED" w:rsidRPr="0004067B">
        <w:rPr>
          <w:rFonts w:ascii="Times" w:hAnsi="Times"/>
        </w:rPr>
        <w:t xml:space="preserve">relative to other systems </w:t>
      </w:r>
      <w:r w:rsidR="004D6BED" w:rsidRPr="0004067B">
        <w:rPr>
          <w:rFonts w:ascii="Times" w:hAnsi="Times"/>
        </w:rPr>
        <w:fldChar w:fldCharType="begin"/>
      </w:r>
      <w:r w:rsidR="00D83A9B">
        <w:rPr>
          <w:rFonts w:ascii="Times" w:hAnsi="Times"/>
        </w:rPr>
        <w:instrText xml:space="preserve"> ADDIN ZOTERO_ITEM CSL_CITATION {"citationID":"SUJOXx2V","properties":{"formattedCitation":"(43)","plainCitation":"(43)","noteIndex":0},"citationItems":[{"id":882,"uris":["http://zotero.org/users/10354432/items/65RVEDC3"],"itemData":{"id":882,"type":"article-journal","abstract":"Despite the important role that microorganisms play in environmental processes, the low percentage of cultured microbes (5%) has limited, until now, our knowledge of their ecological strategies. However, the development of high-throughput sequencing has generated a huge amount of genomic and metagenomic data without the need of culturing that can be used to study ecological questions. This study aims to estimate the functional capabilities, genomic sizes and 16S copy number of different taxa in relation to their ubiquity and their environmental preferences. To achieve this goal, we compiled data regarding the presence of each prokaryotic genera in diverse environments. Then, genomic characteristics such as genome size, 16S rRNA gene copy number, and functional content of the genomes were related to their ubiquity and different environmental preferences of the corresponding taxa. The results showed clear correlations between genomic characteristics and environmental conditions. Ubiquity and adaptation were linked to genome size, while 16S copy number was not directly related to ubiquity. We observed that different combinations of these two characteristics delineate the different environments. Besides, the analysis of functional classes showed some clear signatures linked to particular environments.","container-title":"BMC Genomics","DOI":"10.1186/s12864-017-3888-y","ISSN":"1471-2164","issue":"1","note":"publisher: BioMed Central","page":"499","title":"Relating genomic characteristics to environmental preferences and ubiquity in different microbial taxa","volume":"18","author":[{"family":"Cobo-Simón","given":"Marta"},{"family":"Tamames","given":"Javier"}],"issued":{"date-parts":[["2017",12,29]]}}}],"schema":"https://github.com/citation-style-language/schema/raw/master/csl-citation.json"} </w:instrText>
      </w:r>
      <w:r w:rsidR="004D6BED" w:rsidRPr="0004067B">
        <w:rPr>
          <w:rFonts w:ascii="Times" w:hAnsi="Times"/>
        </w:rPr>
        <w:fldChar w:fldCharType="separate"/>
      </w:r>
      <w:r w:rsidR="00D83A9B">
        <w:rPr>
          <w:rFonts w:ascii="Times" w:hAnsi="Times"/>
          <w:noProof/>
        </w:rPr>
        <w:t>(43)</w:t>
      </w:r>
      <w:r w:rsidR="004D6BED" w:rsidRPr="0004067B">
        <w:rPr>
          <w:rFonts w:ascii="Times" w:hAnsi="Times"/>
        </w:rPr>
        <w:fldChar w:fldCharType="end"/>
      </w:r>
      <w:r w:rsidR="004A5967" w:rsidRPr="0004067B">
        <w:rPr>
          <w:rFonts w:ascii="Times" w:hAnsi="Times"/>
        </w:rPr>
        <w:t xml:space="preserve">—a </w:t>
      </w:r>
      <w:r w:rsidR="001E2570" w:rsidRPr="0004067B">
        <w:rPr>
          <w:rFonts w:ascii="Times" w:hAnsi="Times"/>
        </w:rPr>
        <w:t xml:space="preserve">potential result of the increased metabolic diversity required to utilize a complex substrate </w:t>
      </w:r>
      <w:r w:rsidR="001E2570" w:rsidRPr="0004067B">
        <w:rPr>
          <w:rFonts w:ascii="Times" w:hAnsi="Times"/>
        </w:rPr>
        <w:fldChar w:fldCharType="begin"/>
      </w:r>
      <w:r w:rsidR="00D83A9B">
        <w:rPr>
          <w:rFonts w:ascii="Times" w:hAnsi="Times"/>
        </w:rPr>
        <w:instrText xml:space="preserve"> ADDIN ZOTERO_ITEM CSL_CITATION {"citationID":"oHjzbqXH","properties":{"formattedCitation":"(44)","plainCitation":"(44)","noteIndex":0},"citationItems":[{"id":2404,"uris":["http://zotero.org/users/10354432/items/GBAZXUAA"],"itemData":{"id":2404,"type":"article-journal","abstract":"Identifying the traits that determine spatial distributions can be challenging when studying organisms, like bacteria, for which phenotypic information is limited or non-existent. However, genomic data provide another means to infer traits and determine the ecological attributes that account for differences in distributions. We determined the spatial distributions of ~124 000 soil bacterial taxa across a 3.41 km2 area to determine whether we could use phylogeny and/or genomic traits to explain differences in habitat breadth. We found that occupancy was strongly correlated with environmental range; taxa that were more ubiquitous were found across a broader range of soil conditions. Across the ~500 taxa for which genomic information was available, genomic traits were more useful than phylogeny alone in explaining the variation in habitat breadth; bacteria with larger genomes and more metabolic versatility were more likely to have larger environmental and geographical distributions. Just as trait-based approaches have proven to be so useful for understanding the distributions of animals and plants, we demonstrate that we can use genomic information to infer microbial traits that are difficult to measure directly and build trait-based predictions of the biogeographical patterns exhibited by microbes. © 2014 John Wiley &amp; Sons Ltd/CNRS.","container-title":"Ecology Letters","DOI":"10.1111/ELE.12282","ISSN":"1461-0248","issue":"7","note":"publisher: John Wiley &amp; Sons, Ltd","page":"794-802","title":"Why are some microbes more ubiquitous than others? Predicting the habitat breadth of soil bacteria","volume":"17","author":[{"family":"Barberán","given":"Albert"},{"family":"Ramirez","given":"Kelly S."},{"family":"Leff","given":"Jonathan W."},{"family":"Bradford","given":"Mark A."},{"family":"Wall","given":"Diana H."},{"family":"Fierer","given":"Noah"}],"issued":{"date-parts":[["2014",7,1]]}}}],"schema":"https://github.com/citation-style-language/schema/raw/master/csl-citation.json"} </w:instrText>
      </w:r>
      <w:r w:rsidR="001E2570" w:rsidRPr="0004067B">
        <w:rPr>
          <w:rFonts w:ascii="Times" w:hAnsi="Times"/>
        </w:rPr>
        <w:fldChar w:fldCharType="separate"/>
      </w:r>
      <w:r w:rsidR="00D83A9B">
        <w:rPr>
          <w:rFonts w:ascii="Times" w:hAnsi="Times"/>
          <w:noProof/>
        </w:rPr>
        <w:t>(44)</w:t>
      </w:r>
      <w:r w:rsidR="001E2570" w:rsidRPr="0004067B">
        <w:rPr>
          <w:rFonts w:ascii="Times" w:hAnsi="Times"/>
        </w:rPr>
        <w:fldChar w:fldCharType="end"/>
      </w:r>
      <w:r w:rsidR="001E2570" w:rsidRPr="0004067B">
        <w:rPr>
          <w:rFonts w:ascii="Times" w:hAnsi="Times"/>
        </w:rPr>
        <w:t xml:space="preserve">. It’s been hypothesized that these large genomes might come at the expense of growth rate </w:t>
      </w:r>
      <w:r w:rsidR="001E2570" w:rsidRPr="0004067B">
        <w:rPr>
          <w:rFonts w:ascii="Times" w:hAnsi="Times"/>
        </w:rPr>
        <w:fldChar w:fldCharType="begin"/>
      </w:r>
      <w:r w:rsidR="00D83A9B">
        <w:rPr>
          <w:rFonts w:ascii="Times" w:hAnsi="Times"/>
        </w:rPr>
        <w:instrText xml:space="preserve"> ADDIN ZOTERO_ITEM CSL_CITATION {"citationID":"9KYEC8jA","properties":{"formattedCitation":"(45)","plainCitation":"(45)","noteIndex":0},"citationItems":[{"id":1458,"uris":["http://zotero.org/users/10354432/items/PMGR4EI4"],"itemData":{"id":1458,"type":"article-journal","abstract":"Although the evolution process and ecological benefits of symbi-otic species with small genomes are well understood, these issues remain poorly elucidated for free-living species with large ge-nomes. We have compared 115 completed prokaryotic genomes by using the Clusters of Orthologous Groups database to determine whether there are changes with genome size in the proportion of the genome attributable to particular cellular processes, because this may reflect both cellular and ecological strategies associated with genome expansion. We found that large genomes are disproportionately enriched in regulation and secondary metabolism genes and depleted in protein translation, DNA replication, cell division, and nucleotide metabolism genes compared to medium-and small-sized genomes. Furthermore, large genomes do not accumulate noncoding DNA or hypothetical ORFs, because the portion of the genome devoted to these functions remained constant with genome size. Traits other than genome size or strain-specific processes are reflected by the dispersion around the mean for cell functions that showed no correlation with genome size. For example, Archaea had significantly more genes in energy production, coenzyme metabolism, and the poorly characterized category, and fewer in cell membrane biogenesis and carbohydrate metabolism than Bacteria. The trends we noted with genome size by using Clusters of Orthologous Groups were confirmed by our independent analysis with The Institute for Genomic Research's Comprehensive Microbial Resource and Kyoto Encyclopedia of Genes and Genomes' Orthology annotation databases. These trends suggest that larger genome-sized species may dominate in environments where resources are scarce but diverse and where there is little penalty for slow growth, such as soil.","issue":"9","page":"3160-3165","title":"Trends between gene content and genome size in prokaryotic species with larger genomes","volume":"10","author":[{"family":"Konstantinidis","given":"Konstantinos T"},{"family":"Tiedje","given":"James M"}],"issued":{"date-parts":[["2004"]]}}}],"schema":"https://github.com/citation-style-language/schema/raw/master/csl-citation.json"} </w:instrText>
      </w:r>
      <w:r w:rsidR="001E2570" w:rsidRPr="0004067B">
        <w:rPr>
          <w:rFonts w:ascii="Times" w:hAnsi="Times"/>
        </w:rPr>
        <w:fldChar w:fldCharType="separate"/>
      </w:r>
      <w:r w:rsidR="00D83A9B">
        <w:rPr>
          <w:rFonts w:ascii="Times" w:hAnsi="Times"/>
          <w:noProof/>
        </w:rPr>
        <w:t>(45)</w:t>
      </w:r>
      <w:r w:rsidR="001E2570" w:rsidRPr="0004067B">
        <w:rPr>
          <w:rFonts w:ascii="Times" w:hAnsi="Times"/>
        </w:rPr>
        <w:fldChar w:fldCharType="end"/>
      </w:r>
      <w:r w:rsidR="001E2570" w:rsidRPr="0004067B">
        <w:rPr>
          <w:rFonts w:ascii="Times" w:hAnsi="Times"/>
        </w:rPr>
        <w:t>, as the increased energy required for reproduction in large genomes may slow growth. However, th</w:t>
      </w:r>
      <w:r w:rsidR="009367C5" w:rsidRPr="0004067B">
        <w:rPr>
          <w:rFonts w:ascii="Times" w:hAnsi="Times"/>
        </w:rPr>
        <w:t xml:space="preserve">e </w:t>
      </w:r>
      <w:r w:rsidRPr="0004067B">
        <w:rPr>
          <w:rFonts w:ascii="Times" w:hAnsi="Times"/>
        </w:rPr>
        <w:lastRenderedPageBreak/>
        <w:t xml:space="preserve">evidence </w:t>
      </w:r>
      <w:r w:rsidR="00CB3CA1">
        <w:rPr>
          <w:rFonts w:ascii="Times" w:hAnsi="Times"/>
        </w:rPr>
        <w:t>regarding</w:t>
      </w:r>
      <w:r w:rsidRPr="0004067B">
        <w:rPr>
          <w:rFonts w:ascii="Times" w:hAnsi="Times"/>
        </w:rPr>
        <w:t xml:space="preserve"> </w:t>
      </w:r>
      <w:r w:rsidR="009367C5" w:rsidRPr="0004067B">
        <w:rPr>
          <w:rFonts w:ascii="Times" w:hAnsi="Times"/>
        </w:rPr>
        <w:t>the</w:t>
      </w:r>
      <w:r w:rsidRPr="0004067B">
        <w:rPr>
          <w:rFonts w:ascii="Times" w:hAnsi="Times"/>
        </w:rPr>
        <w:t xml:space="preserve"> relationship between genome size and growth rate in </w:t>
      </w:r>
      <w:r w:rsidR="009367C5" w:rsidRPr="0004067B">
        <w:rPr>
          <w:rFonts w:ascii="Times" w:hAnsi="Times"/>
        </w:rPr>
        <w:t xml:space="preserve">soil </w:t>
      </w:r>
      <w:r w:rsidRPr="0004067B">
        <w:rPr>
          <w:rFonts w:ascii="Times" w:hAnsi="Times"/>
        </w:rPr>
        <w:t xml:space="preserve">bacteria is </w:t>
      </w:r>
      <w:r w:rsidR="00CB3CA1">
        <w:rPr>
          <w:rFonts w:ascii="Times" w:hAnsi="Times"/>
        </w:rPr>
        <w:t>inconclusive</w:t>
      </w:r>
      <w:r w:rsidRPr="0004067B">
        <w:rPr>
          <w:rFonts w:ascii="Times" w:hAnsi="Times"/>
        </w:rPr>
        <w:t xml:space="preserve"> </w:t>
      </w:r>
      <w:r w:rsidRPr="0004067B">
        <w:rPr>
          <w:rFonts w:ascii="Times" w:hAnsi="Times"/>
        </w:rPr>
        <w:fldChar w:fldCharType="begin"/>
      </w:r>
      <w:r w:rsidR="00D83A9B">
        <w:rPr>
          <w:rFonts w:ascii="Times" w:hAnsi="Times"/>
        </w:rPr>
        <w:instrText xml:space="preserve"> ADDIN ZOTERO_ITEM CSL_CITATION {"citationID":"R13gXUQD","properties":{"formattedCitation":"(46, 47)","plainCitation":"(46, 47)","noteIndex":0},"citationItems":[{"id":3200,"uris":["http://zotero.org/users/10354432/items/KR7RM39Y"],"itemData":{"id":3200,"type":"article-journal","abstract":"Among bacteria and archaea, maximum relative growth rate, cell diameter, and genome size are widely regarded as important influences on ecological strategy. Via the most extensive data compilation so far for these traits across all clades and habitats, we ask whether they are correlated and if so how. Overall, we found little correlation among them, indicating they should be considered as independent dimensions of ecological variation. Nor was correlation evident within particular habitat types. A weak nonlinearity (6% of variance) was found whereby high maximum growth rates (temperature-adjusted) tended to occur in the midrange of cell diameters. Species identified in the literature as oligotrophs or copiotrophs were clearly separated on the dimension of maximum growth rate, but not on the dimensions of genome size or cell diameter.","container-title":"Ecology and Evolution","DOI":"10.1002/ece3.7290","ISSN":"2045-7758","issue":"9","language":"en","note":"_eprint: https://onlinelibrary.wiley.com/doi/pdf/10.1002/ece3.7290","page":"3956-3976","source":"Wiley Online Library","title":"Cell size, genome size, and maximum growth rate are near-independent dimensions of ecological variation across bacteria and archaea","volume":"11","author":[{"family":"Westoby","given":"Mark"},{"family":"Nielsen","given":"Daniel Aagren"},{"family":"Gillings","given":"Michael R."},{"family":"Litchman","given":"Elena"},{"family":"Madin","given":"Joshua S."},{"family":"Paulsen","given":"Ian T."},{"family":"Tetu","given":"Sasha G."}],"issued":{"date-parts":[["2021"]]}},"label":"page"},{"id":739,"uris":["http://zotero.org/users/10354432/items/7L493SQU"],"itemData":{"id":739,"type":"article-journal","abstract":"Relationships between microbial genes and performance are often evaluated in the laboratory in pure cultures, with little validation in nature. Here, we show that genomic traits related to laboratory measurements of maximum growth potential failed to predict the growth rates of bacteria in unamended soil, but successfully predicted growth responses to resource pulses: growth increased with 16S rRNA gene copy number and declined with genome size after substrate addition to soils, responses that were repeated in four different ecosystems. Genome size best predicted growth rate in response to addition of glucose alone; adding ammonium with glucose weakened the relationship, and the relationship was absent in nutrient-replete pure cultures, consistent with the idea that reduced genome size is a mechanism of nutrient conservation. Our findings demonstrate that genomic traits of soil bacteria can map to their ecological performance in nature, but the mapping is poor under native soil conditions, where genomic traits related to stress tolerance may prove more predictive. These results remind that phenotype depends on environmental context, underscoring the importance of verifying proposed schemes of trait-based strategies through direct measurement of performance in nature, an important and currently missing foundation for translating microbial processes from genes to ecosystems.","container-title":"The ISME Journal","DOI":"10.1038/s41396-019-0422-z","ISSN":"1751-7362","note":"publisher: Nature Publishing Group","page":"1","title":"Predictive genomic traits for bacterial growth in culture versus actual growth in soil","author":[{"family":"Li","given":"Junhui"},{"family":"Mau","given":"Rebecca L."},{"family":"Dijkstra","given":"Paul"},{"family":"Koch","given":"Benjamin J."},{"family":"Schwartz","given":"Egbert"},{"family":"Liu","given":"Xiao-Jun Allen"},{"family":"Morrissey","given":"Ember M."},{"family":"Blazewicz","given":"Steven J."},{"family":"Pett-Ridge","given":"Jennifer"},{"family":"Stone","given":"Bram W."},{"family":"Hayer","given":"Michaela"},{"family":"Hungate","given":"Bruce A."}],"issued":{"date-parts":[["2019",5,3]]}}}],"schema":"https://github.com/citation-style-language/schema/raw/master/csl-citation.json"} </w:instrText>
      </w:r>
      <w:r w:rsidRPr="0004067B">
        <w:rPr>
          <w:rFonts w:ascii="Times" w:hAnsi="Times"/>
        </w:rPr>
        <w:fldChar w:fldCharType="separate"/>
      </w:r>
      <w:r w:rsidR="00D83A9B">
        <w:rPr>
          <w:rFonts w:ascii="Times" w:hAnsi="Times" w:cs="Times New Roman"/>
          <w:kern w:val="0"/>
        </w:rPr>
        <w:t>(46, 47)</w:t>
      </w:r>
      <w:r w:rsidRPr="0004067B">
        <w:rPr>
          <w:rFonts w:ascii="Times" w:hAnsi="Times"/>
        </w:rPr>
        <w:fldChar w:fldCharType="end"/>
      </w:r>
      <w:r w:rsidRPr="0004067B">
        <w:rPr>
          <w:rFonts w:ascii="Times" w:hAnsi="Times"/>
        </w:rPr>
        <w:t xml:space="preserve">, </w:t>
      </w:r>
      <w:r w:rsidR="00CB3CA1">
        <w:rPr>
          <w:rFonts w:ascii="Times" w:hAnsi="Times"/>
        </w:rPr>
        <w:t>necessitating further investigation</w:t>
      </w:r>
      <w:r w:rsidRPr="0004067B">
        <w:rPr>
          <w:rFonts w:ascii="Times" w:hAnsi="Times"/>
        </w:rPr>
        <w:t>.</w:t>
      </w:r>
    </w:p>
    <w:p w14:paraId="09B77020" w14:textId="2BF9C027" w:rsidR="00106BD0" w:rsidRPr="0004067B" w:rsidRDefault="00E45E4F" w:rsidP="0004067B">
      <w:pPr>
        <w:spacing w:line="480" w:lineRule="auto"/>
        <w:ind w:firstLine="360"/>
        <w:rPr>
          <w:rFonts w:ascii="Times" w:hAnsi="Times"/>
        </w:rPr>
      </w:pPr>
      <w:r w:rsidRPr="0004067B">
        <w:rPr>
          <w:rFonts w:ascii="Times" w:hAnsi="Times"/>
        </w:rPr>
        <w:t xml:space="preserve">In soils, a major hurdle in assessing how traits relate to growth rate has been our inability to effectively measure these traits </w:t>
      </w:r>
      <w:r w:rsidRPr="0004067B">
        <w:rPr>
          <w:rFonts w:ascii="Times" w:hAnsi="Times"/>
        </w:rPr>
        <w:softHyphen/>
      </w:r>
      <w:r w:rsidRPr="0004067B">
        <w:rPr>
          <w:rFonts w:ascii="Times" w:hAnsi="Times"/>
          <w:i/>
          <w:iCs/>
        </w:rPr>
        <w:t>in situ</w:t>
      </w:r>
      <w:r w:rsidRPr="0004067B">
        <w:rPr>
          <w:rFonts w:ascii="Times" w:hAnsi="Times"/>
        </w:rPr>
        <w:t xml:space="preserve">. Much of the work linking genomic traits to growth in soils has been conducted using isolate data from databases where the growth rate is often assessed from culture. It has been shown that traits associated with growth of microbes on media might not translate to free-living microbes in their natural environments </w:t>
      </w:r>
      <w:r w:rsidRPr="0004067B">
        <w:rPr>
          <w:rFonts w:ascii="Times" w:hAnsi="Times"/>
        </w:rPr>
        <w:fldChar w:fldCharType="begin"/>
      </w:r>
      <w:r w:rsidR="00D83A9B">
        <w:rPr>
          <w:rFonts w:ascii="Times" w:hAnsi="Times"/>
        </w:rPr>
        <w:instrText xml:space="preserve"> ADDIN ZOTERO_ITEM CSL_CITATION {"citationID":"LbkHBRcE","properties":{"formattedCitation":"(47)","plainCitation":"(47)","noteIndex":0},"citationItems":[{"id":739,"uris":["http://zotero.org/users/10354432/items/7L493SQU"],"itemData":{"id":739,"type":"article-journal","abstract":"Relationships between microbial genes and performance are often evaluated in the laboratory in pure cultures, with little validation in nature. Here, we show that genomic traits related to laboratory measurements of maximum growth potential failed to predict the growth rates of bacteria in unamended soil, but successfully predicted growth responses to resource pulses: growth increased with 16S rRNA gene copy number and declined with genome size after substrate addition to soils, responses that were repeated in four different ecosystems. Genome size best predicted growth rate in response to addition of glucose alone; adding ammonium with glucose weakened the relationship, and the relationship was absent in nutrient-replete pure cultures, consistent with the idea that reduced genome size is a mechanism of nutrient conservation. Our findings demonstrate that genomic traits of soil bacteria can map to their ecological performance in nature, but the mapping is poor under native soil conditions, where genomic traits related to stress tolerance may prove more predictive. These results remind that phenotype depends on environmental context, underscoring the importance of verifying proposed schemes of trait-based strategies through direct measurement of performance in nature, an important and currently missing foundation for translating microbial processes from genes to ecosystems.","container-title":"The ISME Journal","DOI":"10.1038/s41396-019-0422-z","ISSN":"1751-7362","note":"publisher: Nature Publishing Group","page":"1","title":"Predictive genomic traits for bacterial growth in culture versus actual growth in soil","author":[{"family":"Li","given":"Junhui"},{"family":"Mau","given":"Rebecca L."},{"family":"Dijkstra","given":"Paul"},{"family":"Koch","given":"Benjamin J."},{"family":"Schwartz","given":"Egbert"},{"family":"Liu","given":"Xiao-Jun Allen"},{"family":"Morrissey","given":"Ember M."},{"family":"Blazewicz","given":"Steven J."},{"family":"Pett-Ridge","given":"Jennifer"},{"family":"Stone","given":"Bram W."},{"family":"Hayer","given":"Michaela"},{"family":"Hungate","given":"Bruce A."}],"issued":{"date-parts":[["2019",5,3]]}}}],"schema":"https://github.com/citation-style-language/schema/raw/master/csl-citation.json"} </w:instrText>
      </w:r>
      <w:r w:rsidRPr="0004067B">
        <w:rPr>
          <w:rFonts w:ascii="Times" w:hAnsi="Times"/>
        </w:rPr>
        <w:fldChar w:fldCharType="separate"/>
      </w:r>
      <w:r w:rsidR="00D83A9B">
        <w:rPr>
          <w:rFonts w:ascii="Times" w:hAnsi="Times"/>
          <w:noProof/>
        </w:rPr>
        <w:t>(47)</w:t>
      </w:r>
      <w:r w:rsidRPr="0004067B">
        <w:rPr>
          <w:rFonts w:ascii="Times" w:hAnsi="Times"/>
        </w:rPr>
        <w:fldChar w:fldCharType="end"/>
      </w:r>
      <w:r w:rsidRPr="0004067B">
        <w:rPr>
          <w:rFonts w:ascii="Times" w:hAnsi="Times"/>
        </w:rPr>
        <w:t>, making it difficult to rely on these trends when assessing the functional potential of soil bacteria.</w:t>
      </w:r>
      <w:r w:rsidR="007675AF" w:rsidRPr="0004067B">
        <w:rPr>
          <w:rFonts w:ascii="Times" w:hAnsi="Times"/>
        </w:rPr>
        <w:t xml:space="preserve"> Further, it is unclear how these traits translate to growth during real-world phenomena.</w:t>
      </w:r>
      <w:r w:rsidRPr="0004067B">
        <w:rPr>
          <w:rFonts w:ascii="Times" w:hAnsi="Times"/>
        </w:rPr>
        <w:t xml:space="preserve"> </w:t>
      </w:r>
      <w:r w:rsidR="003C6B68" w:rsidRPr="0004067B">
        <w:rPr>
          <w:rFonts w:ascii="Times" w:hAnsi="Times"/>
        </w:rPr>
        <w:t>Recent</w:t>
      </w:r>
      <w:r w:rsidRPr="0004067B">
        <w:rPr>
          <w:rFonts w:ascii="Times" w:hAnsi="Times"/>
        </w:rPr>
        <w:t xml:space="preserve"> methodological and technological advancements have created new opportunities to track the growth of microbes</w:t>
      </w:r>
      <w:r w:rsidRPr="0004067B">
        <w:rPr>
          <w:rFonts w:ascii="Times" w:hAnsi="Times"/>
          <w:i/>
          <w:iCs/>
        </w:rPr>
        <w:t xml:space="preserve"> in situ</w:t>
      </w:r>
      <w:r w:rsidRPr="0004067B">
        <w:rPr>
          <w:rFonts w:ascii="Times" w:hAnsi="Times"/>
        </w:rPr>
        <w:t>.  Quantitative stable isotope probing (</w:t>
      </w:r>
      <w:proofErr w:type="spellStart"/>
      <w:r w:rsidRPr="0004067B">
        <w:rPr>
          <w:rFonts w:ascii="Times" w:hAnsi="Times"/>
        </w:rPr>
        <w:t>qSIP</w:t>
      </w:r>
      <w:proofErr w:type="spellEnd"/>
      <w:r w:rsidRPr="0004067B">
        <w:rPr>
          <w:rFonts w:ascii="Times" w:hAnsi="Times"/>
        </w:rPr>
        <w:t>) uses the incorporation of added stables isotopes</w:t>
      </w:r>
      <w:r w:rsidR="009367C5" w:rsidRPr="0004067B">
        <w:rPr>
          <w:rFonts w:ascii="Times" w:hAnsi="Times"/>
        </w:rPr>
        <w:t xml:space="preserve"> </w:t>
      </w:r>
      <w:r w:rsidR="008E4C83" w:rsidRPr="0004067B">
        <w:rPr>
          <w:rFonts w:ascii="Times" w:hAnsi="Times"/>
        </w:rPr>
        <w:t>into</w:t>
      </w:r>
      <w:r w:rsidRPr="0004067B">
        <w:rPr>
          <w:rFonts w:ascii="Times" w:hAnsi="Times"/>
        </w:rPr>
        <w:t xml:space="preserve"> DNA to track the growth rate of microbes based on sequence </w:t>
      </w:r>
      <w:r w:rsidRPr="0004067B">
        <w:rPr>
          <w:rFonts w:ascii="Times" w:hAnsi="Times"/>
        </w:rPr>
        <w:fldChar w:fldCharType="begin"/>
      </w:r>
      <w:r w:rsidR="00D83A9B">
        <w:rPr>
          <w:rFonts w:ascii="Times" w:hAnsi="Times"/>
        </w:rPr>
        <w:instrText xml:space="preserve"> ADDIN ZOTERO_ITEM CSL_CITATION {"citationID":"v7NROFk1","properties":{"formattedCitation":"(48)","plainCitation":"(48)","noteIndex":0},"citationItems":[{"id":127,"uris":["http://zotero.org/users/10354432/items/WPMDKS2M"],"itemData":{"id":127,"type":"article-journal","abstract":"Bacteria grow and transform elements at different rates, and as yet, quantifying this variation in the environment is difficult. Determining isotope enrichment with fine taxonomic resolution after exposure to isotope tracers could help, but there are few suitable techniques. We propose a modification to stable isotope probing (SIP) that enables the isotopic composition of DNA from individual bacterial taxa after exposure to isotope tracers to be determined. In our modification, after isopycnic centrifugation, DNA is collected in multiple density fractions, and each fraction is sequenced separately. Taxon-specific density curves are produced for labeled and nonlabeled treatments, from which the shift in density for each individual taxon in response to isotope labeling is calculated. Expressing each taxon's density shift relative to that taxon's density measured without isotope enrichment accounts for the influence of nucleic acid composition on density and isolates the influence of isotope tracer assimilation. The shift in density translates quantitatively to isotopic enrichment. Because this revision to SIP allows quantitative measurements of isotope enrichment, we propose to call it quantitative stable isotope probing (qSIP). We demonstrated qSIP using soil incubations, in which soil bacteria exhibited strong taxonomic variations in 18O and 13C composition after exposure to [18O]water or [13C]glucose. The addition of glucose increased the assimilation of 18O into DNA from [18O]water. However, the increase in 18O assimilation was greater than expected based on utilization of glucose-derived carbon alone, because the addition of glucose indirectly stimulated bacteria to utilize other substrates for growth. This example illustrates the benefit of a quantitative approach to stable isotope probing.","container-title":"Applied and Environmental Microbiology","DOI":"10.1128/AEM.02280-15","ISSN":"10985336","issue":"21","note":"PMID: 26296731","page":"7570-7581","title":"Quantitative microbial ecology through stable isotope probing","volume":"81","author":[{"family":"Hungate","given":"Bruce A"},{"family":"Mau","given":"Rebecca L"},{"family":"Schwartz","given":"Egbert"},{"family":"Gregory Caporaso","given":"J."},{"family":"Dijkstra","given":"Paul"},{"family":"Gestel","given":"Natasja","non-dropping-particle":"van"},{"family":"Koch","given":"Benjamin J"},{"family":"Liu","given":"Cindy M"},{"family":"McHugh","given":"Theresa A."},{"family":"Marks","given":"Jane C"},{"family":"Morrissey","given":"Ember M"},{"family":"Price","given":"Lance B"}],"issued":{"date-parts":[["2015"]]}}}],"schema":"https://github.com/citation-style-language/schema/raw/master/csl-citation.json"} </w:instrText>
      </w:r>
      <w:r w:rsidRPr="0004067B">
        <w:rPr>
          <w:rFonts w:ascii="Times" w:hAnsi="Times"/>
        </w:rPr>
        <w:fldChar w:fldCharType="separate"/>
      </w:r>
      <w:r w:rsidR="00D83A9B">
        <w:rPr>
          <w:rFonts w:ascii="Times" w:hAnsi="Times"/>
          <w:noProof/>
        </w:rPr>
        <w:t>(48)</w:t>
      </w:r>
      <w:r w:rsidRPr="0004067B">
        <w:rPr>
          <w:rFonts w:ascii="Times" w:hAnsi="Times"/>
        </w:rPr>
        <w:fldChar w:fldCharType="end"/>
      </w:r>
      <w:r w:rsidRPr="0004067B">
        <w:rPr>
          <w:rFonts w:ascii="Times" w:hAnsi="Times"/>
        </w:rPr>
        <w:t xml:space="preserve">. </w:t>
      </w:r>
      <w:r w:rsidR="00C5496E" w:rsidRPr="0004067B">
        <w:rPr>
          <w:rFonts w:ascii="Times" w:hAnsi="Times"/>
        </w:rPr>
        <w:t xml:space="preserve">This approach </w:t>
      </w:r>
      <w:r w:rsidRPr="0004067B">
        <w:rPr>
          <w:rFonts w:ascii="Times" w:hAnsi="Times"/>
        </w:rPr>
        <w:t xml:space="preserve">has provided valuable insights into metagenomic features and metagenome-assembled genomes (MAGs) associated with </w:t>
      </w:r>
      <w:r w:rsidR="00F0613E" w:rsidRPr="0004067B">
        <w:rPr>
          <w:rFonts w:ascii="Times" w:hAnsi="Times"/>
        </w:rPr>
        <w:t xml:space="preserve">growth </w:t>
      </w:r>
      <w:r w:rsidR="00F0613E" w:rsidRPr="0004067B">
        <w:rPr>
          <w:rFonts w:ascii="Times" w:hAnsi="Times"/>
        </w:rPr>
        <w:fldChar w:fldCharType="begin"/>
      </w:r>
      <w:r w:rsidR="00D83A9B">
        <w:rPr>
          <w:rFonts w:ascii="Times" w:hAnsi="Times"/>
        </w:rPr>
        <w:instrText xml:space="preserve"> ADDIN ZOTERO_ITEM CSL_CITATION {"citationID":"Ch6egCnv","properties":{"formattedCitation":"(7, 25, 49)","plainCitation":"(7, 25, 49)","noteIndex":0},"citationItems":[{"id":3225,"uris":["http://zotero.org/users/10354432/items/9RZ2ABAN"],"itemData":{"id":3225,"type":"article-journal","abstract":"The growth and physiology of soil microorganisms, which play vital roles in biogeochemical cycling, are shaped by both current and historical soil environmental conditions. Here, we developed and applied a genome-resolved metagenomic implementation of quantitative stable isotope probing (qSIP) with an H218O labeling experiment to identify actively growing soil microorganisms and their genomic capacities. qSIP enabled measurement of taxon-specific growth because isotopic incorporation into microbial DNA requires production of new genome copies. We studied three Mediterranean grassland soils across a rainfall gradient to evaluate the hypothesis that historic precipitation levels are an important factor controlling trait selection. We used qSIP-informed genome-resolved metagenomics to resolve the active subset of soil community members and identify their characteristic ecophysiological traits. Higher year-round precipitation levels correlated with higher activity and growth rates of flagellar motile microorganisms. In addition to heavily isotopically labeled bacteria, we identified abundant isotope-labeled phages, suggesting phage-induced cell lysis likely contributed to necromass production at all three sites. Further, there was a positive correlation between phage activity and the activity of putative phage hosts. Contrary to our expectations, the capacity to decompose the diverse complex carbohydrates common in soil organic matter or oxidize methanol and carbon monoxide were broadly distributed across active and inactive bacteria in all three soils, implying that these traits are not highly selected for by historical precipitation.\nIMPORTANCE Soil moisture is a critical factor that strongly shapes the lifestyle of soil organisms by changing access to nutrients, controlling oxygen diffusion, and regulating the potential for mobility. We identified active microorganisms in three grassland soils with similar mineral contexts, yet different historic rainfall inputs, by adding water labeled with a stable isotope and tracking that isotope in DNA of growing microbes. By examining the genomes of active and inactive microorganisms, we identified functions that are enriched in growing organisms, and showed that different functions were selected for in different soils. Wetter soil had higher activity of motile organisms, but activity of pathways for degradation of soil organic carbon compounds, including simple carbon substrates, were comparable for all three soils. We identified many labeled, and thus active bacteriophages (viruses that infect bacteria), implying that the cells they killed contributed to soil organic matter. The activity of these bacteriophages was significantly correlated with activity of their hosts.","container-title":"mSystems","DOI":"10.1128/msystems.00417-22","issue":"6","note":"publisher: American Society for Microbiology","page":"e00417-22","source":"journals.asm.org (Atypon)","title":"Quantitative Stable-Isotope Probing (qSIP) with Metagenomics Links Microbial Physiology and Activity to Soil Moisture in Mediterranean-Climate Grassland Ecosystems","volume":"7","author":[{"family":"Greenlon","given":"Alex"},{"family":"Sieradzki","given":"Ella"},{"family":"Zablocki","given":"Olivier"},{"family":"Koch","given":"Benjamin J."},{"family":"Foley","given":"Megan M."},{"family":"Kimbrel","given":"Jeffrey A."},{"family":"Hungate","given":"Bruce A."},{"family":"Blazewicz","given":"Steven J."},{"family":"Nuccio","given":"Erin E."},{"family":"Sun","given":"Christine L."},{"family":"Chew","given":"Aaron"},{"family":"Mancilla","given":"Cynthia-Jeanette"},{"family":"Sullivan","given":"Matthew B."},{"family":"Firestone","given":"Mary"},{"family":"Pett-Ridge","given":"Jennifer"},{"family":"Banfield","given":"Jillian F."}],"issued":{"date-parts":[["2022",10,27]]}}},{"id":3074,"uris":["http://zotero.org/users/10354432/items/RDBG9F2W"],"itemData":{"id":3074,"type":"article","abstract":"Soil viruses are highly abundant and ubiquitous, yet their impact on soil microbiome structure and function remains essentially unknown. We quantified how viruses and their hosts respond to the first rainfall of the year in seasonally dry soils – a moment commonly referred to as “wet-up”, when resident soil microbes are both resuscitated and lysed, with a disproportionately large effect on annual carbon turnover. We applied time-resolved metagenomics, viromics, and quantitative stable isotope probing to track spatiotemporal virus-host trends, and quantify cell death (and by proxy, the amount of biomass carbon released). Dry soil is a sparse yet diverse reservoir of putative virions, of which only a subset thrives following wet-up. A massive degradation of distinct viruses occurs within 24h post wet-up, but after one-week, viral biomass increased by up to seven-fold. Thriving viruses were not induced temperate phages. Our measures of viral-mediated microbial host death indicate that viruses drive a consistent rate of cell lysis after wet-up. These calculations – the first to demonstrate the quantitative impact of viral effects on soil microbiomes and carbon cycling – evidence that viruses significantly impact microbial community assembly. However, viruses do not appear to serve as top-down controls on soil microbial communities following wet-up.","DOI":"10.1101/2022.09.30.510406","language":"en","license":"© 2022, Posted by Cold Spring Harbor Laboratory. This pre-print is available under a Creative Commons License (Attribution-NonCommercial 4.0 International), CC BY-NC 4.0, as described at http://creativecommons.org/licenses/by-nc/4.0/","note":"page: 2022.09.30.510406\nsection: New Results","publisher":"bioRxiv","source":"bioRxiv","title":"Isotope-enrichment reveals active viruses follow microbial host dynamics during rewetting of a California grassland soil","URL":"https://www.biorxiv.org/content/10.1101/2022.09.30.510406v1","author":[{"family":"Nicolas","given":"Alexa M."},{"family":"Sieradzki","given":"Ella T."},{"family":"Pett-Ridge","given":"Jennifer"},{"family":"Banfield","given":"Jillian F."},{"family":"Taga","given":"Michiko E."},{"family":"Firestone","given":"Mary K."},{"family":"Blazewicz","given":"Steven J."}],"accessed":{"date-parts":[["2022",10,20]]},"issued":{"date-parts":[["2022",10,1]]}}},{"id":2868,"uris":["http://zotero.org/users/10354432/items/P48FXH4R"],"itemData":{"id":2868,"type":"article-journal","abstract":"Background Rewetting of seasonally dry soils induces a burst of microbial activity and carbon mineralization that changes nutrient availability and leads to taxonomic succession. Yet the microbial functions that underpin succession are not well described. Further, how previous precipitation regimes frame microbial functional capacities after rewetting and the length of time that these effects persist remain unknown. To address these questions, we performed rewetting of seasonally dry grassland soil that experienced either mean annual or reduced precipitation during the growing season using isotopically labeled water, and sampled at five time points. We used quantitative stable isotope probing (qSIP)-informed genome-resolved metagenomics to identify actively growing bacteria and archaea, to predict their traits and analyze how these traits differ over time and between precipitation treatments.\n\nResults We reconstructed 503 genomes representing bacteria and archaea from 11 phyla and 23 classes, of which 77 were from active organisms (15% of organisms). Actively growing organisms at any time point and in any treatment were primarily Actinobacteria, Alphaproteobacteria and Gammaproteobacteria. Growing organisms were significantly more abundant than non-growing organisms prior to the wet-up, suggesting that the traits that initiate succession are pre-defined at the end of the growing season or by survival over the dry season. Fast growing organisms had a relatively low number of carbohydrate active enzymes per genome compared to slower growing organisms. This suggests that although they are capable of degrading complex C sources such as plant material, they do not specialize in this process. Differential abundance of carbohydrate active enzymes in growing organisms throughout the succession implies variation in substrates over time. However, nitrogen cycling pathways differed between precipitation treatments, but in growing organisms there was no change in the abundance of genes involved over time following wetup. Comparison of gene inventories prior to wet-up revealed that many genes were significantly differentially abundant between the precipitation treatments. Surprisingly, this legacy effect waned after just one week, indicating that microbial community functions likely converge early in the growing season.\n\nConclusions Use of isotopic labeling of genomes of soil microorganisms during the first week after wetup revealed differences in the abundance and functional traits of actively growing organisms under two precipitation regimes. Although the legacy effect due to different rainfall inputs was short lived, it is important, given the extent of soil organic matter breakdown that occurs immediately after the first rain event in Mediterranean climates. Changes in the potential to degrade complex organic matter during the succession imply that the current paradigm that succession relies solely on labile carbon sources needs to be revisited.\n\n### Competing Interest Statement\n\nThe authors have declared no competing interest.","container-title":"bioRxiv","DOI":"10.1101/2022.06.28.498032","note":"publisher: Cold Spring Harbor Laboratory","page":"2022.06.28.498032","title":"Functional succession of actively growing soil microorganisms during rewetting is shaped by precipitation history","author":[{"family":"Sieradzki","given":"Ella T."},{"family":"Greenlon","given":"Alex"},{"family":"Nicolas","given":"Alexa M."},{"family":"Firestone","given":"Mary K."},{"family":"Pett-Ridge","given":"Jennifer"},{"family":"Blazewicz","given":"Steven J."},{"family":"Banfield","given":"Jillian F."}],"issued":{"date-parts":[["2022",6,29]]}}}],"schema":"https://github.com/citation-style-language/schema/raw/master/csl-citation.json"} </w:instrText>
      </w:r>
      <w:r w:rsidR="00F0613E" w:rsidRPr="0004067B">
        <w:rPr>
          <w:rFonts w:ascii="Times" w:hAnsi="Times"/>
        </w:rPr>
        <w:fldChar w:fldCharType="separate"/>
      </w:r>
      <w:r w:rsidR="00D83A9B">
        <w:rPr>
          <w:rFonts w:ascii="Times" w:hAnsi="Times" w:cs="Times New Roman"/>
          <w:kern w:val="0"/>
        </w:rPr>
        <w:t>(7, 25, 49)</w:t>
      </w:r>
      <w:r w:rsidR="00F0613E" w:rsidRPr="0004067B">
        <w:rPr>
          <w:rFonts w:ascii="Times" w:hAnsi="Times"/>
        </w:rPr>
        <w:fldChar w:fldCharType="end"/>
      </w:r>
      <w:r w:rsidR="00C5496E" w:rsidRPr="0004067B">
        <w:rPr>
          <w:rFonts w:ascii="Times" w:hAnsi="Times"/>
        </w:rPr>
        <w:t>, and shows promise for linking measured microbial traits and growth.</w:t>
      </w:r>
      <w:r w:rsidR="00956B27" w:rsidRPr="0004067B">
        <w:rPr>
          <w:rFonts w:ascii="Times" w:hAnsi="Times"/>
        </w:rPr>
        <w:t xml:space="preserve"> </w:t>
      </w:r>
      <w:r w:rsidR="00106BD0" w:rsidRPr="0004067B">
        <w:rPr>
          <w:rFonts w:ascii="Times" w:hAnsi="Times"/>
        </w:rPr>
        <w:t xml:space="preserve">In this study, we pair </w:t>
      </w:r>
      <w:r w:rsidR="00C5496E" w:rsidRPr="0004067B">
        <w:rPr>
          <w:rFonts w:ascii="Times" w:hAnsi="Times"/>
        </w:rPr>
        <w:t xml:space="preserve">metagenomic, metatranscriptomic, and </w:t>
      </w:r>
      <w:proofErr w:type="spellStart"/>
      <w:r w:rsidR="00C5496E" w:rsidRPr="0004067B">
        <w:rPr>
          <w:rFonts w:ascii="Times" w:hAnsi="Times"/>
        </w:rPr>
        <w:t>qSIP</w:t>
      </w:r>
      <w:proofErr w:type="spellEnd"/>
      <w:r w:rsidR="00C5496E" w:rsidRPr="0004067B">
        <w:rPr>
          <w:rFonts w:ascii="Times" w:hAnsi="Times"/>
        </w:rPr>
        <w:t xml:space="preserve"> data </w:t>
      </w:r>
      <w:r w:rsidR="00AF0264" w:rsidRPr="0004067B">
        <w:rPr>
          <w:rFonts w:ascii="Times" w:hAnsi="Times"/>
        </w:rPr>
        <w:t>to</w:t>
      </w:r>
      <w:r w:rsidR="00106BD0" w:rsidRPr="0004067B">
        <w:rPr>
          <w:rFonts w:ascii="Times" w:hAnsi="Times"/>
        </w:rPr>
        <w:t xml:space="preserve"> assess how</w:t>
      </w:r>
      <w:r w:rsidR="00956B27" w:rsidRPr="0004067B">
        <w:rPr>
          <w:rFonts w:ascii="Times" w:hAnsi="Times"/>
        </w:rPr>
        <w:t xml:space="preserve"> genomic</w:t>
      </w:r>
      <w:r w:rsidR="00106BD0" w:rsidRPr="0004067B">
        <w:rPr>
          <w:rFonts w:ascii="Times" w:hAnsi="Times"/>
        </w:rPr>
        <w:t xml:space="preserve"> traits are associated with activity and growth during the rewetting of dry soil at the end of the dry season in a Mediterranean grassland. </w:t>
      </w:r>
      <w:r w:rsidR="00956B27" w:rsidRPr="0004067B">
        <w:rPr>
          <w:rFonts w:ascii="Times" w:hAnsi="Times"/>
        </w:rPr>
        <w:t>Specifically</w:t>
      </w:r>
      <w:r w:rsidR="00106BD0" w:rsidRPr="0004067B">
        <w:rPr>
          <w:rFonts w:ascii="Times" w:hAnsi="Times"/>
        </w:rPr>
        <w:t xml:space="preserve">, we investigate how traits such as genome size, nucleotide selection, codon usage, and ribosomal </w:t>
      </w:r>
      <w:r w:rsidR="00956B27" w:rsidRPr="0004067B">
        <w:rPr>
          <w:rFonts w:ascii="Times" w:hAnsi="Times"/>
        </w:rPr>
        <w:t xml:space="preserve">protein </w:t>
      </w:r>
      <w:r w:rsidR="00F73C73" w:rsidRPr="0004067B">
        <w:rPr>
          <w:rFonts w:ascii="Times" w:hAnsi="Times"/>
        </w:rPr>
        <w:t xml:space="preserve">gene </w:t>
      </w:r>
      <w:r w:rsidR="00106BD0" w:rsidRPr="0004067B">
        <w:rPr>
          <w:rFonts w:ascii="Times" w:hAnsi="Times"/>
        </w:rPr>
        <w:t xml:space="preserve">frequency relate to growth and transcription. </w:t>
      </w:r>
    </w:p>
    <w:p w14:paraId="5D55425B" w14:textId="77777777" w:rsidR="00106BD0" w:rsidRPr="0004067B" w:rsidRDefault="00106BD0" w:rsidP="0004067B">
      <w:pPr>
        <w:spacing w:line="480" w:lineRule="auto"/>
        <w:rPr>
          <w:rFonts w:ascii="Times" w:hAnsi="Times"/>
        </w:rPr>
      </w:pPr>
    </w:p>
    <w:p w14:paraId="2ADF88E2" w14:textId="77777777" w:rsidR="00106BD0" w:rsidRPr="0004067B" w:rsidRDefault="00106BD0" w:rsidP="0004067B">
      <w:pPr>
        <w:spacing w:line="480" w:lineRule="auto"/>
        <w:rPr>
          <w:rFonts w:ascii="Times" w:hAnsi="Times"/>
        </w:rPr>
      </w:pPr>
      <w:r w:rsidRPr="0004067B">
        <w:rPr>
          <w:rFonts w:ascii="Times" w:hAnsi="Times"/>
        </w:rPr>
        <w:br w:type="page"/>
      </w:r>
    </w:p>
    <w:p w14:paraId="5C930830" w14:textId="77777777" w:rsidR="00106BD0" w:rsidRPr="0004067B" w:rsidRDefault="00106BD0" w:rsidP="0004067B">
      <w:pPr>
        <w:spacing w:line="480" w:lineRule="auto"/>
        <w:rPr>
          <w:rFonts w:ascii="Times" w:hAnsi="Times"/>
        </w:rPr>
      </w:pPr>
      <w:r w:rsidRPr="0004067B">
        <w:rPr>
          <w:rFonts w:ascii="Times" w:hAnsi="Times"/>
        </w:rPr>
        <w:lastRenderedPageBreak/>
        <w:t>METHODS</w:t>
      </w:r>
    </w:p>
    <w:p w14:paraId="0FADFB39" w14:textId="3E0AB0BE" w:rsidR="00106BD0" w:rsidRPr="0004067B" w:rsidRDefault="00106BD0" w:rsidP="0004067B">
      <w:pPr>
        <w:spacing w:line="480" w:lineRule="auto"/>
        <w:ind w:firstLine="720"/>
        <w:rPr>
          <w:rFonts w:ascii="Times" w:hAnsi="Times"/>
        </w:rPr>
      </w:pPr>
      <w:r w:rsidRPr="0004067B">
        <w:rPr>
          <w:rFonts w:ascii="Times" w:hAnsi="Times"/>
        </w:rPr>
        <w:t xml:space="preserve">The field study was located at Hopland Extension and Research Center (HERC), Hopland, California, USA (39.00092, -123.07962), which resides on the ancestral home of the </w:t>
      </w:r>
      <w:proofErr w:type="spellStart"/>
      <w:r w:rsidRPr="0004067B">
        <w:rPr>
          <w:rFonts w:ascii="Times" w:hAnsi="Times"/>
        </w:rPr>
        <w:t>Shóqowa</w:t>
      </w:r>
      <w:proofErr w:type="spellEnd"/>
      <w:r w:rsidRPr="0004067B">
        <w:rPr>
          <w:rFonts w:ascii="Times" w:hAnsi="Times"/>
        </w:rPr>
        <w:t xml:space="preserve"> and Hopland people. The region has a Mediterranean climate, with warm dry summers and cool wet winters. The field site </w:t>
      </w:r>
      <w:r w:rsidR="00956B27" w:rsidRPr="0004067B">
        <w:rPr>
          <w:rFonts w:ascii="Times" w:hAnsi="Times"/>
        </w:rPr>
        <w:t>was in</w:t>
      </w:r>
      <w:r w:rsidRPr="0004067B">
        <w:rPr>
          <w:rFonts w:ascii="Times" w:hAnsi="Times"/>
        </w:rPr>
        <w:t xml:space="preserve"> a field dominated by </w:t>
      </w:r>
      <w:proofErr w:type="spellStart"/>
      <w:r w:rsidRPr="0004067B">
        <w:rPr>
          <w:rFonts w:ascii="Times" w:hAnsi="Times"/>
          <w:i/>
          <w:iCs/>
        </w:rPr>
        <w:t>Avena</w:t>
      </w:r>
      <w:proofErr w:type="spellEnd"/>
      <w:r w:rsidRPr="0004067B">
        <w:rPr>
          <w:rFonts w:ascii="Times" w:hAnsi="Times"/>
          <w:i/>
          <w:iCs/>
        </w:rPr>
        <w:t xml:space="preserve"> </w:t>
      </w:r>
      <w:proofErr w:type="spellStart"/>
      <w:r w:rsidRPr="0004067B">
        <w:rPr>
          <w:rFonts w:ascii="Times" w:hAnsi="Times"/>
          <w:i/>
          <w:iCs/>
        </w:rPr>
        <w:t>barbata</w:t>
      </w:r>
      <w:proofErr w:type="spellEnd"/>
      <w:r w:rsidRPr="0004067B">
        <w:rPr>
          <w:rFonts w:ascii="Times" w:hAnsi="Times"/>
        </w:rPr>
        <w:t xml:space="preserve"> (wild oat grass). This study consisted of 16 plots 3.24 m</w:t>
      </w:r>
      <w:r w:rsidRPr="0004067B">
        <w:rPr>
          <w:rFonts w:ascii="Times" w:hAnsi="Times"/>
          <w:vertAlign w:val="superscript"/>
        </w:rPr>
        <w:t>2</w:t>
      </w:r>
      <w:r w:rsidRPr="0004067B">
        <w:rPr>
          <w:rFonts w:ascii="Times" w:hAnsi="Times"/>
        </w:rPr>
        <w:t xml:space="preserve"> in a </w:t>
      </w:r>
      <w:commentRangeStart w:id="10"/>
      <w:commentRangeStart w:id="11"/>
      <w:r w:rsidRPr="0004067B">
        <w:rPr>
          <w:rFonts w:ascii="Times" w:hAnsi="Times"/>
        </w:rPr>
        <w:t xml:space="preserve">randomized block </w:t>
      </w:r>
      <w:commentRangeEnd w:id="10"/>
      <w:r w:rsidRPr="0004067B">
        <w:rPr>
          <w:rStyle w:val="CommentReference"/>
          <w:rFonts w:ascii="Times" w:hAnsi="Times"/>
        </w:rPr>
        <w:commentReference w:id="10"/>
      </w:r>
      <w:commentRangeEnd w:id="11"/>
      <w:r w:rsidR="00FD3CE5">
        <w:rPr>
          <w:rStyle w:val="CommentReference"/>
        </w:rPr>
        <w:commentReference w:id="11"/>
      </w:r>
      <w:r w:rsidRPr="0004067B">
        <w:rPr>
          <w:rFonts w:ascii="Times" w:hAnsi="Times"/>
        </w:rPr>
        <w:t xml:space="preserve">design across </w:t>
      </w:r>
      <w:commentRangeStart w:id="12"/>
      <w:commentRangeStart w:id="13"/>
      <w:r w:rsidRPr="0004067B">
        <w:rPr>
          <w:rFonts w:ascii="Times" w:hAnsi="Times"/>
        </w:rPr>
        <w:t>X</w:t>
      </w:r>
      <w:commentRangeEnd w:id="12"/>
      <w:r w:rsidRPr="0004067B">
        <w:rPr>
          <w:rStyle w:val="CommentReference"/>
          <w:rFonts w:ascii="Times" w:hAnsi="Times"/>
        </w:rPr>
        <w:commentReference w:id="12"/>
      </w:r>
      <w:commentRangeEnd w:id="13"/>
      <w:r w:rsidR="00FD3CE5">
        <w:rPr>
          <w:rStyle w:val="CommentReference"/>
        </w:rPr>
        <w:commentReference w:id="13"/>
      </w:r>
      <w:r w:rsidRPr="0004067B">
        <w:rPr>
          <w:rFonts w:ascii="Times" w:hAnsi="Times"/>
        </w:rPr>
        <w:t xml:space="preserve">. Rain out shelters were constructed around each plot, either allowing full or 50% precipitation. A full description of the field experimental set-up can be found in </w:t>
      </w:r>
      <w:r w:rsidRPr="0004067B">
        <w:rPr>
          <w:rFonts w:ascii="Times" w:hAnsi="Times"/>
          <w:i/>
          <w:iCs/>
        </w:rPr>
        <w:t>[Rina’s paper]</w:t>
      </w:r>
    </w:p>
    <w:p w14:paraId="208B6EC2" w14:textId="27B14D09" w:rsidR="00106BD0" w:rsidRPr="0004067B" w:rsidRDefault="00106BD0" w:rsidP="0004067B">
      <w:pPr>
        <w:spacing w:line="480" w:lineRule="auto"/>
        <w:rPr>
          <w:rFonts w:ascii="Times" w:hAnsi="Times"/>
        </w:rPr>
      </w:pPr>
      <w:r w:rsidRPr="0004067B">
        <w:rPr>
          <w:rFonts w:ascii="Times" w:hAnsi="Times"/>
        </w:rPr>
        <w:tab/>
        <w:t xml:space="preserve">Soils were collected in August 2018 before the first rain event at the end of the dry season. At the time of </w:t>
      </w:r>
      <w:proofErr w:type="gramStart"/>
      <w:r w:rsidRPr="0004067B">
        <w:rPr>
          <w:rFonts w:ascii="Times" w:hAnsi="Times"/>
        </w:rPr>
        <w:t>collection</w:t>
      </w:r>
      <w:proofErr w:type="gramEnd"/>
      <w:r w:rsidRPr="0004067B">
        <w:rPr>
          <w:rFonts w:ascii="Times" w:hAnsi="Times"/>
        </w:rPr>
        <w:t xml:space="preserve"> the soil gravimetric water content was approximately 3%. </w:t>
      </w:r>
      <w:r w:rsidR="00FD3CE5">
        <w:rPr>
          <w:rFonts w:ascii="Times" w:hAnsi="Times"/>
        </w:rPr>
        <w:t>Topsoil samples (0-15 cm, roughly 0.5 m</w:t>
      </w:r>
      <w:r w:rsidR="00FD3CE5" w:rsidRPr="00321C34">
        <w:rPr>
          <w:rFonts w:ascii="Times" w:hAnsi="Times"/>
          <w:vertAlign w:val="superscript"/>
        </w:rPr>
        <w:t>3</w:t>
      </w:r>
      <w:r w:rsidR="00FD3CE5">
        <w:rPr>
          <w:rFonts w:ascii="Times" w:hAnsi="Times"/>
        </w:rPr>
        <w:t>) were</w:t>
      </w:r>
      <w:r w:rsidRPr="0004067B">
        <w:rPr>
          <w:rFonts w:ascii="Times" w:hAnsi="Times"/>
        </w:rPr>
        <w:t xml:space="preserve"> taken from </w:t>
      </w:r>
      <w:r w:rsidR="00D83A9B">
        <w:rPr>
          <w:rFonts w:ascii="Times" w:hAnsi="Times"/>
        </w:rPr>
        <w:t>8</w:t>
      </w:r>
      <w:r w:rsidRPr="0004067B">
        <w:rPr>
          <w:rFonts w:ascii="Times" w:hAnsi="Times"/>
        </w:rPr>
        <w:t xml:space="preserve"> </w:t>
      </w:r>
      <w:commentRangeStart w:id="14"/>
      <w:commentRangeStart w:id="15"/>
      <w:r w:rsidRPr="0004067B">
        <w:rPr>
          <w:rFonts w:ascii="Times" w:hAnsi="Times"/>
        </w:rPr>
        <w:t xml:space="preserve">randomly </w:t>
      </w:r>
      <w:commentRangeEnd w:id="14"/>
      <w:r w:rsidRPr="0004067B">
        <w:rPr>
          <w:rStyle w:val="CommentReference"/>
          <w:rFonts w:ascii="Times" w:hAnsi="Times"/>
        </w:rPr>
        <w:commentReference w:id="14"/>
      </w:r>
      <w:commentRangeEnd w:id="15"/>
      <w:r w:rsidR="00FD3CE5">
        <w:rPr>
          <w:rStyle w:val="CommentReference"/>
        </w:rPr>
        <w:commentReference w:id="15"/>
      </w:r>
      <w:r w:rsidRPr="0004067B">
        <w:rPr>
          <w:rFonts w:ascii="Times" w:hAnsi="Times"/>
        </w:rPr>
        <w:t>selected plots (</w:t>
      </w:r>
      <w:r w:rsidR="00D83A9B">
        <w:rPr>
          <w:rFonts w:ascii="Times" w:hAnsi="Times"/>
        </w:rPr>
        <w:t>4</w:t>
      </w:r>
      <w:r w:rsidRPr="0004067B">
        <w:rPr>
          <w:rFonts w:ascii="Times" w:hAnsi="Times"/>
        </w:rPr>
        <w:t xml:space="preserve"> full and </w:t>
      </w:r>
      <w:r w:rsidR="00D83A9B">
        <w:rPr>
          <w:rFonts w:ascii="Times" w:hAnsi="Times"/>
        </w:rPr>
        <w:t>4</w:t>
      </w:r>
      <w:r w:rsidRPr="0004067B">
        <w:rPr>
          <w:rFonts w:ascii="Times" w:hAnsi="Times"/>
        </w:rPr>
        <w:t xml:space="preserve"> reduced precipitation). Samples were transported to Lawrence Livermore National Laboratory where </w:t>
      </w:r>
      <w:r w:rsidR="00FD3CE5">
        <w:rPr>
          <w:rFonts w:ascii="Times" w:hAnsi="Times"/>
        </w:rPr>
        <w:t>soil from each field plot was individually homogenized and sieved</w:t>
      </w:r>
      <w:r w:rsidRPr="0004067B">
        <w:rPr>
          <w:rFonts w:ascii="Times" w:hAnsi="Times"/>
        </w:rPr>
        <w:t xml:space="preserve"> </w:t>
      </w:r>
      <w:r w:rsidR="00FD3CE5">
        <w:rPr>
          <w:rFonts w:ascii="Times" w:hAnsi="Times"/>
        </w:rPr>
        <w:t>(</w:t>
      </w:r>
      <w:r w:rsidRPr="0004067B">
        <w:rPr>
          <w:rFonts w:ascii="Times" w:hAnsi="Times"/>
        </w:rPr>
        <w:t>2 mm</w:t>
      </w:r>
      <w:r w:rsidR="00FD3CE5">
        <w:rPr>
          <w:rFonts w:ascii="Times" w:hAnsi="Times"/>
        </w:rPr>
        <w:t>) to remove large rocks and roots</w:t>
      </w:r>
      <w:r w:rsidRPr="0004067B">
        <w:rPr>
          <w:rFonts w:ascii="Times" w:hAnsi="Times"/>
        </w:rPr>
        <w:t xml:space="preserve">. </w:t>
      </w:r>
    </w:p>
    <w:p w14:paraId="2024D308" w14:textId="77777777" w:rsidR="00106BD0" w:rsidRPr="0004067B" w:rsidRDefault="00106BD0" w:rsidP="0004067B">
      <w:pPr>
        <w:spacing w:line="480" w:lineRule="auto"/>
        <w:rPr>
          <w:rFonts w:ascii="Times" w:hAnsi="Times"/>
        </w:rPr>
      </w:pPr>
    </w:p>
    <w:p w14:paraId="3FC0A97B" w14:textId="77777777" w:rsidR="00106BD0" w:rsidRPr="0004067B" w:rsidRDefault="00106BD0" w:rsidP="0004067B">
      <w:pPr>
        <w:spacing w:line="480" w:lineRule="auto"/>
        <w:rPr>
          <w:rFonts w:ascii="Times" w:hAnsi="Times"/>
          <w:i/>
          <w:iCs/>
        </w:rPr>
      </w:pPr>
      <w:r w:rsidRPr="0004067B">
        <w:rPr>
          <w:rFonts w:ascii="Times" w:hAnsi="Times"/>
          <w:i/>
          <w:iCs/>
        </w:rPr>
        <w:t>Wet-up experiment</w:t>
      </w:r>
    </w:p>
    <w:p w14:paraId="5D32A9C6" w14:textId="3BA1159F" w:rsidR="00106BD0" w:rsidRPr="0004067B" w:rsidRDefault="00106BD0" w:rsidP="0004067B">
      <w:pPr>
        <w:spacing w:line="480" w:lineRule="auto"/>
        <w:rPr>
          <w:rFonts w:ascii="Times" w:hAnsi="Times"/>
        </w:rPr>
      </w:pPr>
      <w:r w:rsidRPr="0004067B">
        <w:rPr>
          <w:rFonts w:ascii="Times" w:hAnsi="Times"/>
        </w:rPr>
        <w:t>Details of the H</w:t>
      </w:r>
      <w:r w:rsidRPr="0004067B">
        <w:rPr>
          <w:rFonts w:ascii="Times" w:hAnsi="Times"/>
          <w:vertAlign w:val="subscript"/>
        </w:rPr>
        <w:t>2</w:t>
      </w:r>
      <w:r w:rsidRPr="0004067B">
        <w:rPr>
          <w:rFonts w:ascii="Times" w:hAnsi="Times"/>
          <w:vertAlign w:val="superscript"/>
        </w:rPr>
        <w:t>18</w:t>
      </w:r>
      <w:r w:rsidRPr="0004067B">
        <w:rPr>
          <w:rFonts w:ascii="Times" w:hAnsi="Times"/>
        </w:rPr>
        <w:t>O labeling can be found in</w:t>
      </w:r>
      <w:r w:rsidR="00A863EF">
        <w:rPr>
          <w:rFonts w:ascii="Times" w:hAnsi="Times"/>
        </w:rPr>
        <w:t xml:space="preserve"> Nicolas et al. 2023 and </w:t>
      </w:r>
      <w:proofErr w:type="spellStart"/>
      <w:r w:rsidR="00A863EF">
        <w:rPr>
          <w:rFonts w:ascii="Times" w:hAnsi="Times"/>
        </w:rPr>
        <w:t>Sieradzki</w:t>
      </w:r>
      <w:proofErr w:type="spellEnd"/>
      <w:r w:rsidR="00A863EF">
        <w:rPr>
          <w:rFonts w:ascii="Times" w:hAnsi="Times"/>
        </w:rPr>
        <w:t xml:space="preserve"> et al. 2022</w:t>
      </w:r>
      <w:r w:rsidRPr="0004067B">
        <w:rPr>
          <w:rFonts w:ascii="Times" w:hAnsi="Times"/>
        </w:rPr>
        <w:t xml:space="preserve"> </w:t>
      </w:r>
      <w:r w:rsidRPr="0004067B">
        <w:rPr>
          <w:rFonts w:ascii="Times" w:hAnsi="Times"/>
        </w:rPr>
        <w:fldChar w:fldCharType="begin"/>
      </w:r>
      <w:r w:rsidR="00A863EF">
        <w:rPr>
          <w:rFonts w:ascii="Times" w:hAnsi="Times"/>
        </w:rPr>
        <w:instrText xml:space="preserve"> ADDIN ZOTERO_ITEM CSL_CITATION {"citationID":"qYG2fMbs","properties":{"formattedCitation":"(49, 50)","plainCitation":"(49, 50)","noteIndex":0},"citationItems":[{"id":2868,"uris":["http://zotero.org/users/10354432/items/P48FXH4R"],"itemData":{"id":2868,"type":"article-journal","abstract":"Background Rewetting of seasonally dry soils induces a burst of microbial activity and carbon mineralization that changes nutrient availability and leads to taxonomic succession. Yet the microbial functions that underpin succession are not well described. Further, how previous precipitation regimes frame microbial functional capacities after rewetting and the length of time that these effects persist remain unknown. To address these questions, we performed rewetting of seasonally dry grassland soil that experienced either mean annual or reduced precipitation during the growing season using isotopically labeled water, and sampled at five time points. We used quantitative stable isotope probing (qSIP)-informed genome-resolved metagenomics to identify actively growing bacteria and archaea, to predict their traits and analyze how these traits differ over time and between precipitation treatments.\n\nResults We reconstructed 503 genomes representing bacteria and archaea from 11 phyla and 23 classes, of which 77 were from active organisms (15% of organisms). Actively growing organisms at any time point and in any treatment were primarily Actinobacteria, Alphaproteobacteria and Gammaproteobacteria. Growing organisms were significantly more abundant than non-growing organisms prior to the wet-up, suggesting that the traits that initiate succession are pre-defined at the end of the growing season or by survival over the dry season. Fast growing organisms had a relatively low number of carbohydrate active enzymes per genome compared to slower growing organisms. This suggests that although they are capable of degrading complex C sources such as plant material, they do not specialize in this process. Differential abundance of carbohydrate active enzymes in growing organisms throughout the succession implies variation in substrates over time. However, nitrogen cycling pathways differed between precipitation treatments, but in growing organisms there was no change in the abundance of genes involved over time following wetup. Comparison of gene inventories prior to wet-up revealed that many genes were significantly differentially abundant between the precipitation treatments. Surprisingly, this legacy effect waned after just one week, indicating that microbial community functions likely converge early in the growing season.\n\nConclusions Use of isotopic labeling of genomes of soil microorganisms during the first week after wetup revealed differences in the abundance and functional traits of actively growing organisms under two precipitation regimes. Although the legacy effect due to different rainfall inputs was short lived, it is important, given the extent of soil organic matter breakdown that occurs immediately after the first rain event in Mediterranean climates. Changes in the potential to degrade complex organic matter during the succession imply that the current paradigm that succession relies solely on labile carbon sources needs to be revisited.\n\n### Competing Interest Statement\n\nThe authors have declared no competing interest.","container-title":"bioRxiv","DOI":"10.1101/2022.06.28.498032","note":"publisher: Cold Spring Harbor Laboratory","page":"2022.06.28.498032","title":"Functional succession of actively growing soil microorganisms during rewetting is shaped by precipitation history","author":[{"family":"Sieradzki","given":"Ella T."},{"family":"Greenlon","given":"Alex"},{"family":"Nicolas","given":"Alexa M."},{"family":"Firestone","given":"Mary K."},{"family":"Pett-Ridge","given":"Jennifer"},{"family":"Blazewicz","given":"Steven J."},{"family":"Banfield","given":"Jillian F."}],"issued":{"date-parts":[["2022",6,29]]}}},{"id":3330,"uris":["http://zotero.org/users/10354432/items/VABV5JQR"],"itemData":{"id":3330,"type":"article-journal","abstract":"Viruses are abundant, ubiquitous members of soil communities that kill microbial cells, but how they respond to perturbation of soil ecosystems is essentially unknown. Here, we investigate lineage-specific virus-host dynamics in grassland soil following “wet-up”, when resident microbes are both resuscitated and lysed after a prolonged dry period. Quantitative isotope tracing, time-resolved metagenomics and viromic analyses indicate that dry soil holds a diverse but low biomass reservoir of virions, of which only a subset thrives following wet-up. Viral richness decreases by 50% within 24</w:instrText>
      </w:r>
      <w:r w:rsidR="00A863EF">
        <w:rPr>
          <w:rFonts w:ascii="Times New Roman" w:hAnsi="Times New Roman" w:cs="Times New Roman"/>
        </w:rPr>
        <w:instrText> </w:instrText>
      </w:r>
      <w:r w:rsidR="00A863EF">
        <w:rPr>
          <w:rFonts w:ascii="Times" w:hAnsi="Times"/>
        </w:rPr>
        <w:instrText xml:space="preserve">h post wet-up, while viral biomass increases four-fold within one week. Though recent hypotheses suggest lysogeny predominates in soil, our evidence indicates that viruses in lytic cycles dominate the response to wet-up. We estimate that viruses drive a measurable and continuous rate of cell lysis, with up to 46% of microbial death driven by viral lysis one week following wet-up. Thus, viruses contribute to turnover of soil microbial biomass and the widely reported CO2 efflux following wet-up of seasonally dry soils.","container-title":"Nature Communications","DOI":"10.1038/s41467-023-40835-4","ISSN":"2041-1723","issue":"1","journalAbbreviation":"Nat Commun","language":"en","license":"2023 The Author(s)","note":"number: 1\npublisher: Nature Publishing Group","page":"5835","source":"www.nature.com","title":"A subset of viruses thrives following microbial resuscitation during rewetting of a seasonally dry California grassland soil","volume":"14","author":[{"family":"Nicolas","given":"Alexa M."},{"family":"Sieradzki","given":"Ella T."},{"family":"Pett-Ridge","given":"Jennifer"},{"family":"Banfield","given":"Jillian F."},{"family":"Taga","given":"Michiko E."},{"family":"Firestone","given":"Mary K."},{"family":"Blazewicz","given":"Steven J."}],"issued":{"date-parts":[["2023",9,20]]}}}],"schema":"https://github.com/citation-style-language/schema/raw/master/csl-citation.json"} </w:instrText>
      </w:r>
      <w:r w:rsidRPr="0004067B">
        <w:rPr>
          <w:rFonts w:ascii="Times" w:hAnsi="Times"/>
        </w:rPr>
        <w:fldChar w:fldCharType="separate"/>
      </w:r>
      <w:r w:rsidR="00A863EF">
        <w:rPr>
          <w:rFonts w:ascii="Times" w:hAnsi="Times"/>
          <w:noProof/>
        </w:rPr>
        <w:t>(49, 50)</w:t>
      </w:r>
      <w:r w:rsidRPr="0004067B">
        <w:rPr>
          <w:rFonts w:ascii="Times" w:hAnsi="Times"/>
        </w:rPr>
        <w:fldChar w:fldCharType="end"/>
      </w:r>
      <w:r w:rsidR="00A863EF">
        <w:rPr>
          <w:rFonts w:ascii="Times" w:hAnsi="Times"/>
        </w:rPr>
        <w:t>.</w:t>
      </w:r>
      <w:r w:rsidRPr="0004067B">
        <w:rPr>
          <w:rFonts w:ascii="Times" w:hAnsi="Times"/>
        </w:rPr>
        <w:t xml:space="preserve"> </w:t>
      </w:r>
      <w:r w:rsidR="00FD3CE5">
        <w:rPr>
          <w:rFonts w:ascii="Times" w:hAnsi="Times"/>
        </w:rPr>
        <w:t>In brief, s</w:t>
      </w:r>
      <w:r w:rsidRPr="0004067B">
        <w:rPr>
          <w:rFonts w:ascii="Times" w:hAnsi="Times"/>
        </w:rPr>
        <w:t xml:space="preserve">oils from each </w:t>
      </w:r>
      <w:r w:rsidR="000D4495" w:rsidRPr="0004067B">
        <w:rPr>
          <w:rFonts w:ascii="Times" w:hAnsi="Times"/>
        </w:rPr>
        <w:t xml:space="preserve">of the </w:t>
      </w:r>
      <w:r w:rsidR="00D83A9B">
        <w:rPr>
          <w:rFonts w:ascii="Times" w:hAnsi="Times"/>
        </w:rPr>
        <w:t xml:space="preserve">3 </w:t>
      </w:r>
      <w:r w:rsidRPr="0004067B">
        <w:rPr>
          <w:rFonts w:ascii="Times" w:hAnsi="Times"/>
        </w:rPr>
        <w:t>plot</w:t>
      </w:r>
      <w:r w:rsidR="000D4495" w:rsidRPr="0004067B">
        <w:rPr>
          <w:rFonts w:ascii="Times" w:hAnsi="Times"/>
        </w:rPr>
        <w:t>s</w:t>
      </w:r>
      <w:r w:rsidRPr="0004067B">
        <w:rPr>
          <w:rFonts w:ascii="Times" w:hAnsi="Times"/>
        </w:rPr>
        <w:t xml:space="preserve"> were separated into 12 chambers containing 5 g of soil each</w:t>
      </w:r>
      <w:r w:rsidR="000D4495" w:rsidRPr="0004067B">
        <w:rPr>
          <w:rFonts w:ascii="Times" w:hAnsi="Times"/>
        </w:rPr>
        <w:t>, for 48 samples in total</w:t>
      </w:r>
      <w:r w:rsidRPr="0004067B">
        <w:rPr>
          <w:rFonts w:ascii="Times" w:hAnsi="Times"/>
        </w:rPr>
        <w:t>. Soils were brought to 22% gravimetric water content</w:t>
      </w:r>
      <w:r w:rsidR="000D4495" w:rsidRPr="0004067B">
        <w:rPr>
          <w:rFonts w:ascii="Times" w:hAnsi="Times"/>
        </w:rPr>
        <w:t xml:space="preserve"> either </w:t>
      </w:r>
      <w:r w:rsidRPr="0004067B">
        <w:rPr>
          <w:rFonts w:ascii="Times" w:hAnsi="Times"/>
        </w:rPr>
        <w:t xml:space="preserve">with natural abundance water </w:t>
      </w:r>
      <w:r w:rsidR="000D4495" w:rsidRPr="0004067B">
        <w:rPr>
          <w:rFonts w:ascii="Times" w:hAnsi="Times"/>
        </w:rPr>
        <w:t xml:space="preserve">or </w:t>
      </w:r>
      <w:r w:rsidRPr="0004067B">
        <w:rPr>
          <w:rFonts w:ascii="Times" w:hAnsi="Times"/>
        </w:rPr>
        <w:t>with 98-at% H</w:t>
      </w:r>
      <w:r w:rsidRPr="0004067B">
        <w:rPr>
          <w:rFonts w:ascii="Times" w:hAnsi="Times"/>
          <w:vertAlign w:val="subscript"/>
        </w:rPr>
        <w:t>2</w:t>
      </w:r>
      <w:r w:rsidRPr="0004067B">
        <w:rPr>
          <w:rFonts w:ascii="Times" w:hAnsi="Times"/>
          <w:vertAlign w:val="superscript"/>
        </w:rPr>
        <w:t>18</w:t>
      </w:r>
      <w:r w:rsidRPr="0004067B">
        <w:rPr>
          <w:rFonts w:ascii="Times" w:hAnsi="Times"/>
        </w:rPr>
        <w:t xml:space="preserve">O. </w:t>
      </w:r>
      <w:r w:rsidR="00503896">
        <w:rPr>
          <w:rFonts w:ascii="Times" w:hAnsi="Times"/>
        </w:rPr>
        <w:t>Three replicates each</w:t>
      </w:r>
      <w:r w:rsidRPr="0004067B">
        <w:rPr>
          <w:rFonts w:ascii="Times" w:hAnsi="Times"/>
        </w:rPr>
        <w:t xml:space="preserve"> of labeled and unlabeled samples from each plot were destructively harvested at 0, 3, 24, 48, 72, and 168 h post wet-up. Samples were immediately frozen in liquid-N</w:t>
      </w:r>
      <w:r w:rsidRPr="0004067B">
        <w:rPr>
          <w:rFonts w:ascii="Times" w:hAnsi="Times"/>
          <w:vertAlign w:val="subscript"/>
        </w:rPr>
        <w:t>2</w:t>
      </w:r>
      <w:r w:rsidRPr="0004067B">
        <w:rPr>
          <w:rFonts w:ascii="Times" w:hAnsi="Times"/>
        </w:rPr>
        <w:t xml:space="preserve"> and stored in a -80</w:t>
      </w:r>
      <w:r w:rsidRPr="0004067B">
        <w:rPr>
          <w:rFonts w:ascii="Times" w:hAnsi="Times"/>
        </w:rPr>
        <w:sym w:font="Symbol" w:char="F0B0"/>
      </w:r>
      <w:r w:rsidRPr="0004067B">
        <w:rPr>
          <w:rFonts w:ascii="Times" w:hAnsi="Times"/>
        </w:rPr>
        <w:t xml:space="preserve">C freezer. </w:t>
      </w:r>
    </w:p>
    <w:p w14:paraId="7BA805D1" w14:textId="77777777" w:rsidR="00106BD0" w:rsidRPr="0004067B" w:rsidRDefault="00106BD0" w:rsidP="0004067B">
      <w:pPr>
        <w:spacing w:line="480" w:lineRule="auto"/>
        <w:rPr>
          <w:rFonts w:ascii="Times" w:hAnsi="Times"/>
        </w:rPr>
      </w:pPr>
    </w:p>
    <w:p w14:paraId="77F40A8C" w14:textId="77777777" w:rsidR="00106BD0" w:rsidRPr="0004067B" w:rsidRDefault="00106BD0" w:rsidP="0004067B">
      <w:pPr>
        <w:spacing w:line="480" w:lineRule="auto"/>
        <w:rPr>
          <w:rFonts w:ascii="Times" w:hAnsi="Times"/>
          <w:i/>
          <w:iCs/>
        </w:rPr>
      </w:pPr>
      <w:commentRangeStart w:id="16"/>
      <w:r w:rsidRPr="0004067B">
        <w:rPr>
          <w:rFonts w:ascii="Times" w:hAnsi="Times"/>
          <w:i/>
          <w:iCs/>
        </w:rPr>
        <w:lastRenderedPageBreak/>
        <w:t xml:space="preserve">Metagenomic </w:t>
      </w:r>
      <w:proofErr w:type="spellStart"/>
      <w:r w:rsidRPr="0004067B">
        <w:rPr>
          <w:rFonts w:ascii="Times" w:hAnsi="Times"/>
          <w:i/>
          <w:iCs/>
        </w:rPr>
        <w:t>qSIP</w:t>
      </w:r>
      <w:commentRangeEnd w:id="16"/>
      <w:proofErr w:type="spellEnd"/>
      <w:r w:rsidR="00503896">
        <w:rPr>
          <w:rStyle w:val="CommentReference"/>
        </w:rPr>
        <w:commentReference w:id="16"/>
      </w:r>
    </w:p>
    <w:p w14:paraId="6845A527" w14:textId="36C09773" w:rsidR="00106BD0" w:rsidRPr="0004067B" w:rsidRDefault="00106BD0" w:rsidP="0004067B">
      <w:pPr>
        <w:spacing w:line="480" w:lineRule="auto"/>
        <w:ind w:firstLine="720"/>
        <w:rPr>
          <w:rFonts w:ascii="Times" w:hAnsi="Times"/>
        </w:rPr>
      </w:pPr>
      <w:r w:rsidRPr="0004067B">
        <w:rPr>
          <w:rFonts w:ascii="Times" w:hAnsi="Times"/>
        </w:rPr>
        <w:t xml:space="preserve">A full description of the DNA extraction, sequencing, assembly, binning, and </w:t>
      </w:r>
      <w:proofErr w:type="spellStart"/>
      <w:r w:rsidRPr="0004067B">
        <w:rPr>
          <w:rFonts w:ascii="Times" w:hAnsi="Times"/>
        </w:rPr>
        <w:t>qSIP</w:t>
      </w:r>
      <w:proofErr w:type="spellEnd"/>
      <w:r w:rsidRPr="0004067B">
        <w:rPr>
          <w:rFonts w:ascii="Times" w:hAnsi="Times"/>
        </w:rPr>
        <w:t xml:space="preserve"> calculations can be found in </w:t>
      </w:r>
      <w:r w:rsidRPr="0004067B">
        <w:rPr>
          <w:rFonts w:ascii="Times" w:hAnsi="Times"/>
        </w:rPr>
        <w:fldChar w:fldCharType="begin"/>
      </w:r>
      <w:r w:rsidRPr="0004067B">
        <w:rPr>
          <w:rFonts w:ascii="Times" w:hAnsi="Times"/>
        </w:rPr>
        <w:instrText xml:space="preserve"> ADDIN ZOTERO_ITEM CSL_CITATION {"citationID":"pP00hTcg","properties":{"formattedCitation":"(Nicolas et al., 2022; Sieradzki et al., 2022)","plainCitation":"(Nicolas et al., 2022; Sieradzki et al., 2022)","dontUpdate":true,"noteIndex":0},"citationItems":[{"id":3074,"uris":["http://zotero.org/users/10354432/items/RDBG9F2W"],"itemData":{"id":3074,"type":"article","abstract":"Soil viruses are highly abundant and ubiquitous, yet their impact on soil microbiome structure and function remains essentially unknown. We quantified how viruses and their hosts respond to the first rainfall of the year in seasonally dry soils – a moment commonly referred to as “wet-up”, when resident soil microbes are both resuscitated and lysed, with a disproportionately large effect on annual carbon turnover. We applied time-resolved metagenomics, viromics, and quantitative stable isotope probing to track spatiotemporal virus-host trends, and quantify cell death (and by proxy, the amount of biomass carbon released). Dry soil is a sparse yet diverse reservoir of putative virions, of which only a subset thrives following wet-up. A massive degradation of distinct viruses occurs within 24h post wet-up, but after one-week, viral biomass increased by up to seven-fold. Thriving viruses were not induced temperate phages. Our measures of viral-mediated microbial host death indicate that viruses drive a consistent rate of cell lysis after wet-up. These calculations – the first to demonstrate the quantitative impact of viral effects on soil microbiomes and carbon cycling – evidence that viruses significantly impact microbial community assembly. However, viruses do not appear to serve as top-down controls on soil microbial communities following wet-up.","DOI":"10.1101/2022.09.30.510406","language":"en","license":"© 2022, Posted by Cold Spring Harbor Laboratory. This pre-print is available under a Creative Commons License (Attribution-NonCommercial 4.0 International), CC BY-NC 4.0, as described at http://creativecommons.org/licenses/by-nc/4.0/","note":"page: 2022.09.30.510406\nsection: New Results","publisher":"bioRxiv","source":"bioRxiv","title":"Isotope-enrichment reveals active viruses follow microbial host dynamics during rewetting of a California grassland soil","URL":"https://www.biorxiv.org/content/10.1101/2022.09.30.510406v1","author":[{"family":"Nicolas","given":"Alexa M."},{"family":"Sieradzki","given":"Ella T."},{"family":"Pett-Ridge","given":"Jennifer"},{"family":"Banfield","given":"Jillian F."},{"family":"Taga","given":"Michiko E."},{"family":"Firestone","given":"Mary K."},{"family":"Blazewicz","given":"Steven J."}],"accessed":{"date-parts":[["2022",10,20]]},"issued":{"date-parts":[["2022",10,1]]}}},{"id":2868,"uris":["http://zotero.org/users/10354432/items/P48FXH4R"],"itemData":{"id":2868,"type":"article-journal","abstract":"Background Rewetting of seasonally dry soils induces a burst of microbial activity and carbon mineralization that changes nutrient availability and leads to taxonomic succession. Yet the microbial functions that underpin succession are not well described. Further, how previous precipitation regimes frame microbial functional capacities after rewetting and the length of time that these effects persist remain unknown. To address these questions, we performed rewetting of seasonally dry grassland soil that experienced either mean annual or reduced precipitation during the growing season using isotopically labeled water, and sampled at five time points. We used quantitative stable isotope probing (qSIP)-informed genome-resolved metagenomics to identify actively growing bacteria and archaea, to predict their traits and analyze how these traits differ over time and between precipitation treatments.\n\nResults We reconstructed 503 genomes representing bacteria and archaea from 11 phyla and 23 classes, of which 77 were from active organisms (15% of organisms). Actively growing organisms at any time point and in any treatment were primarily Actinobacteria, Alphaproteobacteria and Gammaproteobacteria. Growing organisms were significantly more abundant than non-growing organisms prior to the wet-up, suggesting that the traits that initiate succession are pre-defined at the end of the growing season or by survival over the dry season. Fast growing organisms had a relatively low number of carbohydrate active enzymes per genome compared to slower growing organisms. This suggests that although they are capable of degrading complex C sources such as plant material, they do not specialize in this process. Differential abundance of carbohydrate active enzymes in growing organisms throughout the succession implies variation in substrates over time. However, nitrogen cycling pathways differed between precipitation treatments, but in growing organisms there was no change in the abundance of genes involved over time following wetup. Comparison of gene inventories prior to wet-up revealed that many genes were significantly differentially abundant between the precipitation treatments. Surprisingly, this legacy effect waned after just one week, indicating that microbial community functions likely converge early in the growing season.\n\nConclusions Use of isotopic labeling of genomes of soil microorganisms during the first week after wetup revealed differences in the abundance and functional traits of actively growing organisms under two precipitation regimes. Although the legacy effect due to different rainfall inputs was short lived, it is important, given the extent of soil organic matter breakdown that occurs immediately after the first rain event in Mediterranean climates. Changes in the potential to degrade complex organic matter during the succession imply that the current paradigm that succession relies solely on labile carbon sources needs to be revisited.\n\n### Competing Interest Statement\n\nThe authors have declared no competing interest.","container-title":"bioRxiv","DOI":"10.1101/2022.06.28.498032","note":"publisher: Cold Spring Harbor Laboratory","page":"2022.06.28.498032","title":"Functional succession of actively growing soil microorganisms during rewetting is shaped by precipitation history","author":[{"family":"Sieradzki","given":"Ella T."},{"family":"Greenlon","given":"Alex"},{"family":"Nicolas","given":"Alexa M."},{"family":"Firestone","given":"Mary K."},{"family":"Pett-Ridge","given":"Jennifer"},{"family":"Blazewicz","given":"Steven J."},{"family":"Banfield","given":"Jillian F."}],"issued":{"date-parts":[["2022",6,29]]}}}],"schema":"https://github.com/citation-style-language/schema/raw/master/csl-citation.json"} </w:instrText>
      </w:r>
      <w:r w:rsidRPr="0004067B">
        <w:rPr>
          <w:rFonts w:ascii="Times" w:hAnsi="Times"/>
        </w:rPr>
        <w:fldChar w:fldCharType="separate"/>
      </w:r>
      <w:r w:rsidRPr="0004067B">
        <w:rPr>
          <w:rFonts w:ascii="Times" w:hAnsi="Times"/>
          <w:noProof/>
        </w:rPr>
        <w:t>Sieradzki et al., 2022.</w:t>
      </w:r>
      <w:r w:rsidRPr="0004067B">
        <w:rPr>
          <w:rFonts w:ascii="Times" w:hAnsi="Times"/>
        </w:rPr>
        <w:fldChar w:fldCharType="end"/>
      </w:r>
      <w:r w:rsidRPr="0004067B">
        <w:rPr>
          <w:rFonts w:ascii="Times" w:hAnsi="Times"/>
        </w:rPr>
        <w:t xml:space="preserve"> DNA </w:t>
      </w:r>
      <w:r w:rsidR="00A863EF">
        <w:rPr>
          <w:rFonts w:ascii="Times" w:hAnsi="Times"/>
        </w:rPr>
        <w:t xml:space="preserve">from 3 plots per treatment </w:t>
      </w:r>
      <w:r w:rsidRPr="0004067B">
        <w:rPr>
          <w:rFonts w:ascii="Times" w:hAnsi="Times"/>
        </w:rPr>
        <w:t>w</w:t>
      </w:r>
      <w:r w:rsidR="00A863EF">
        <w:rPr>
          <w:rFonts w:ascii="Times" w:hAnsi="Times"/>
        </w:rPr>
        <w:t>ere</w:t>
      </w:r>
      <w:r w:rsidRPr="0004067B">
        <w:rPr>
          <w:rFonts w:ascii="Times" w:hAnsi="Times"/>
        </w:rPr>
        <w:t xml:space="preserve"> extracted in triplicate using a phenol chloroform extraction and then pooled. Samples were then spun on an ultracentrifuge in a cesium chloride solution to create a density gradient. The contents of the ultracentrifuge tube </w:t>
      </w:r>
      <w:r w:rsidR="00956B27" w:rsidRPr="0004067B">
        <w:rPr>
          <w:rFonts w:ascii="Times" w:hAnsi="Times"/>
        </w:rPr>
        <w:t>were</w:t>
      </w:r>
      <w:r w:rsidRPr="0004067B">
        <w:rPr>
          <w:rFonts w:ascii="Times" w:hAnsi="Times"/>
        </w:rPr>
        <w:t xml:space="preserve"> then separated into 36 fractions, each of which </w:t>
      </w:r>
      <w:r w:rsidR="00956B27" w:rsidRPr="0004067B">
        <w:rPr>
          <w:rFonts w:ascii="Times" w:hAnsi="Times"/>
        </w:rPr>
        <w:t>was</w:t>
      </w:r>
      <w:r w:rsidRPr="0004067B">
        <w:rPr>
          <w:rFonts w:ascii="Times" w:hAnsi="Times"/>
        </w:rPr>
        <w:t xml:space="preserve"> assessed for </w:t>
      </w:r>
      <w:r w:rsidR="00956B27" w:rsidRPr="0004067B">
        <w:rPr>
          <w:rFonts w:ascii="Times" w:hAnsi="Times"/>
        </w:rPr>
        <w:t xml:space="preserve">DNA </w:t>
      </w:r>
      <w:r w:rsidRPr="0004067B">
        <w:rPr>
          <w:rFonts w:ascii="Times" w:hAnsi="Times"/>
        </w:rPr>
        <w:t>density</w:t>
      </w:r>
      <w:r w:rsidR="00956B27" w:rsidRPr="0004067B">
        <w:rPr>
          <w:rFonts w:ascii="Times" w:hAnsi="Times"/>
        </w:rPr>
        <w:t>.</w:t>
      </w:r>
      <w:r w:rsidRPr="0004067B">
        <w:rPr>
          <w:rFonts w:ascii="Times" w:hAnsi="Times"/>
        </w:rPr>
        <w:t xml:space="preserve"> </w:t>
      </w:r>
      <w:r w:rsidR="00D52743" w:rsidRPr="0004067B">
        <w:rPr>
          <w:rFonts w:ascii="Times" w:hAnsi="Times"/>
        </w:rPr>
        <w:t xml:space="preserve">Fractions </w:t>
      </w:r>
      <w:r w:rsidRPr="0004067B">
        <w:rPr>
          <w:rFonts w:ascii="Times" w:hAnsi="Times"/>
        </w:rPr>
        <w:t>were combined into 5 groups along the density gradient</w:t>
      </w:r>
      <w:r w:rsidR="00D52743" w:rsidRPr="0004067B">
        <w:rPr>
          <w:rFonts w:ascii="Times" w:hAnsi="Times"/>
        </w:rPr>
        <w:t>, purified and concentrated,</w:t>
      </w:r>
      <w:r w:rsidRPr="0004067B">
        <w:rPr>
          <w:rFonts w:ascii="Times" w:hAnsi="Times"/>
        </w:rPr>
        <w:t xml:space="preserve"> and </w:t>
      </w:r>
      <w:r w:rsidR="00D52743" w:rsidRPr="0004067B">
        <w:rPr>
          <w:rFonts w:ascii="Times" w:hAnsi="Times"/>
        </w:rPr>
        <w:t xml:space="preserve">then </w:t>
      </w:r>
      <w:r w:rsidRPr="0004067B">
        <w:rPr>
          <w:rFonts w:ascii="Times" w:hAnsi="Times"/>
        </w:rPr>
        <w:t xml:space="preserve">sequenced on an Illumina </w:t>
      </w:r>
      <w:proofErr w:type="spellStart"/>
      <w:r w:rsidRPr="0004067B">
        <w:rPr>
          <w:rFonts w:ascii="Times" w:hAnsi="Times"/>
        </w:rPr>
        <w:t>Novaseq</w:t>
      </w:r>
      <w:proofErr w:type="spellEnd"/>
      <w:r w:rsidRPr="0004067B">
        <w:rPr>
          <w:rFonts w:ascii="Times" w:hAnsi="Times"/>
        </w:rPr>
        <w:t xml:space="preserve"> platform. </w:t>
      </w:r>
    </w:p>
    <w:p w14:paraId="52DDB297" w14:textId="05467293" w:rsidR="00106BD0" w:rsidRPr="0004067B" w:rsidRDefault="00106BD0" w:rsidP="00DC7468">
      <w:pPr>
        <w:spacing w:line="480" w:lineRule="auto"/>
        <w:ind w:firstLine="720"/>
        <w:rPr>
          <w:rFonts w:ascii="Times" w:hAnsi="Times"/>
        </w:rPr>
      </w:pPr>
      <w:r w:rsidRPr="0004067B">
        <w:rPr>
          <w:rFonts w:ascii="Times" w:hAnsi="Times"/>
        </w:rPr>
        <w:t xml:space="preserve">Adapters were trimmed and reads were QC filtered using </w:t>
      </w:r>
      <w:proofErr w:type="spellStart"/>
      <w:r w:rsidRPr="0004067B">
        <w:rPr>
          <w:rFonts w:ascii="Times" w:hAnsi="Times"/>
        </w:rPr>
        <w:t>bbduk</w:t>
      </w:r>
      <w:proofErr w:type="spellEnd"/>
      <w:r w:rsidRPr="0004067B">
        <w:rPr>
          <w:rFonts w:ascii="Times" w:hAnsi="Times"/>
        </w:rPr>
        <w:t xml:space="preserve"> </w:t>
      </w:r>
      <w:r w:rsidRPr="0004067B">
        <w:rPr>
          <w:rFonts w:ascii="Times" w:hAnsi="Times"/>
        </w:rPr>
        <w:fldChar w:fldCharType="begin"/>
      </w:r>
      <w:r w:rsidR="00A863EF">
        <w:rPr>
          <w:rFonts w:ascii="Times" w:hAnsi="Times"/>
        </w:rPr>
        <w:instrText xml:space="preserve"> ADDIN ZOTERO_ITEM CSL_CITATION {"citationID":"m62HhKKc","properties":{"formattedCitation":"(51)","plainCitation":"(51)","noteIndex":0},"citationItems":[{"id":1258,"uris":["http://zotero.org/users/10354432/items/E55TEP53"],"itemData":{"id":1258,"type":"webpage","title":"BBTools Software Package","URL":"https://sourceforge.net/projects/bbmap/","author":[{"family":"Bushnell","given":"Brian"}],"issued":{"date-parts":[["2014"]]}}}],"schema":"https://github.com/citation-style-language/schema/raw/master/csl-citation.json"} </w:instrText>
      </w:r>
      <w:r w:rsidRPr="0004067B">
        <w:rPr>
          <w:rFonts w:ascii="Times" w:hAnsi="Times"/>
        </w:rPr>
        <w:fldChar w:fldCharType="separate"/>
      </w:r>
      <w:r w:rsidR="00A863EF">
        <w:rPr>
          <w:rFonts w:ascii="Times" w:hAnsi="Times"/>
          <w:noProof/>
        </w:rPr>
        <w:t>(51)</w:t>
      </w:r>
      <w:r w:rsidRPr="0004067B">
        <w:rPr>
          <w:rFonts w:ascii="Times" w:hAnsi="Times"/>
        </w:rPr>
        <w:fldChar w:fldCharType="end"/>
      </w:r>
      <w:r w:rsidRPr="0004067B">
        <w:rPr>
          <w:rFonts w:ascii="Times" w:hAnsi="Times"/>
        </w:rPr>
        <w:t xml:space="preserve"> and Sickle </w:t>
      </w:r>
      <w:r w:rsidRPr="0004067B">
        <w:rPr>
          <w:rFonts w:ascii="Times" w:hAnsi="Times"/>
        </w:rPr>
        <w:fldChar w:fldCharType="begin"/>
      </w:r>
      <w:r w:rsidR="00A863EF">
        <w:rPr>
          <w:rFonts w:ascii="Times" w:hAnsi="Times"/>
        </w:rPr>
        <w:instrText xml:space="preserve"> ADDIN ZOTERO_ITEM CSL_CITATION {"citationID":"TcoAm3hr","properties":{"formattedCitation":"(52)","plainCitation":"(52)","noteIndex":0},"citationItems":[{"id":3186,"uris":["http://zotero.org/users/10354432/items/XW2KYMWE"],"itemData":{"id":3186,"type":"software","abstract":"Windowed Adaptive Trimming for fastq files using quality","genre":"C","license":"MIT","note":"original-date: 2011-02-09T01:18:45Z","source":"GitHub","title":"Sickle: A sliding-window, adaptive, quality-based trimming tool for FastQ files (Version 1.33)","URL":"https://github.com/najoshi/sickle.","author":[{"family":"Joshi NA, Fass JN.","given":""}],"accessed":{"date-parts":[["2023",5,11]]},"issued":{"date-parts":[["2023",5,10]]}}}],"schema":"https://github.com/citation-style-language/schema/raw/master/csl-citation.json"} </w:instrText>
      </w:r>
      <w:r w:rsidRPr="0004067B">
        <w:rPr>
          <w:rFonts w:ascii="Times" w:hAnsi="Times"/>
        </w:rPr>
        <w:fldChar w:fldCharType="separate"/>
      </w:r>
      <w:r w:rsidR="00A863EF">
        <w:rPr>
          <w:rFonts w:ascii="Times" w:hAnsi="Times"/>
          <w:noProof/>
        </w:rPr>
        <w:t>(52)</w:t>
      </w:r>
      <w:r w:rsidRPr="0004067B">
        <w:rPr>
          <w:rFonts w:ascii="Times" w:hAnsi="Times"/>
        </w:rPr>
        <w:fldChar w:fldCharType="end"/>
      </w:r>
      <w:r w:rsidRPr="0004067B">
        <w:rPr>
          <w:rFonts w:ascii="Times" w:hAnsi="Times"/>
        </w:rPr>
        <w:t xml:space="preserve">. QC filtered reads were assembled into contigs using MEGAHIT (v1.2.9; </w:t>
      </w:r>
      <w:r w:rsidRPr="0004067B">
        <w:rPr>
          <w:rFonts w:ascii="Times" w:hAnsi="Times"/>
        </w:rPr>
        <w:fldChar w:fldCharType="begin"/>
      </w:r>
      <w:r w:rsidR="00A863EF">
        <w:rPr>
          <w:rFonts w:ascii="Times" w:hAnsi="Times"/>
        </w:rPr>
        <w:instrText xml:space="preserve"> ADDIN ZOTERO_ITEM CSL_CITATION {"citationID":"ukAOzod3","properties":{"formattedCitation":"(53)","plainCitation":"(53)","noteIndex":0},"citationItems":[{"id":1215,"uris":["http://zotero.org/users/10354432/items/RWQFJIDY"],"itemData":{"id":1215,"type":"article-journal","abstract":"Summary: MEGAHIT is a NGS de novo assembler for assembling large and complex metagenomics data in a time- and cost-efficient manner. It finished assembling a soil metagenomics dataset with 252</w:instrText>
      </w:r>
      <w:r w:rsidR="00A863EF">
        <w:rPr>
          <w:rFonts w:ascii="Cambria Math" w:hAnsi="Cambria Math" w:cs="Cambria Math"/>
        </w:rPr>
        <w:instrText>∈</w:instrText>
      </w:r>
      <w:r w:rsidR="00A863EF">
        <w:rPr>
          <w:rFonts w:ascii="Times" w:hAnsi="Times"/>
        </w:rPr>
        <w:instrText>Gbps in 44.1 and 99.6</w:instrText>
      </w:r>
      <w:r w:rsidR="00A863EF">
        <w:rPr>
          <w:rFonts w:ascii="Cambria Math" w:hAnsi="Cambria Math" w:cs="Cambria Math"/>
        </w:rPr>
        <w:instrText>∈</w:instrText>
      </w:r>
      <w:r w:rsidR="00A863EF">
        <w:rPr>
          <w:rFonts w:ascii="Times" w:hAnsi="Times"/>
        </w:rPr>
        <w:instrText xml:space="preserve">h on a single computing node with and without a graphics processing unit, respectively. MEGAHIT assembles the data as a whole, i.e. no pre-processing like partitioning and normalization was needed. When compared with previous methods on assembling the soil data, MEGAHIT generated a three-time larger assembly, with longer contig N50 and average contig length; furthermore, 55.8% of the reads were aligned to the assembly, giving a fourfold improvement.","container-title":"Bioinformatics","DOI":"10.1093/bioinformatics/btv033","ISSN":"14602059","issue":"10","note":"PMID: 25609793\narXiv: 1401.7457","page":"1674-1676","title":"MEGAHIT: An ultra-fast single-node solution for large and complex metagenomics assembly via succinct de Bruijn graph","volume":"31","author":[{"family":"Li","given":"Dinghua"},{"family":"Liu","given":"Chi Man"},{"family":"Luo","given":"Ruibang"},{"family":"Sadakane","given":"Kunihiko"},{"family":"Lam","given":"Tak Wah"}],"issued":{"date-parts":[["2015"]]}}}],"schema":"https://github.com/citation-style-language/schema/raw/master/csl-citation.json"} </w:instrText>
      </w:r>
      <w:r w:rsidRPr="0004067B">
        <w:rPr>
          <w:rFonts w:ascii="Times" w:hAnsi="Times"/>
        </w:rPr>
        <w:fldChar w:fldCharType="separate"/>
      </w:r>
      <w:r w:rsidR="00A863EF">
        <w:rPr>
          <w:rFonts w:ascii="Times" w:hAnsi="Times"/>
          <w:noProof/>
        </w:rPr>
        <w:t>(53)</w:t>
      </w:r>
      <w:r w:rsidRPr="0004067B">
        <w:rPr>
          <w:rFonts w:ascii="Times" w:hAnsi="Times"/>
        </w:rPr>
        <w:fldChar w:fldCharType="end"/>
      </w:r>
      <w:r w:rsidRPr="0004067B">
        <w:rPr>
          <w:rFonts w:ascii="Times" w:hAnsi="Times"/>
        </w:rPr>
        <w:t xml:space="preserve">, binned with </w:t>
      </w:r>
      <w:proofErr w:type="spellStart"/>
      <w:r w:rsidRPr="0004067B">
        <w:rPr>
          <w:rFonts w:ascii="Times" w:hAnsi="Times"/>
        </w:rPr>
        <w:t>MaxBin</w:t>
      </w:r>
      <w:proofErr w:type="spellEnd"/>
      <w:r w:rsidRPr="0004067B">
        <w:rPr>
          <w:rFonts w:ascii="Times" w:hAnsi="Times"/>
        </w:rPr>
        <w:t xml:space="preserve"> 2.0 </w:t>
      </w:r>
      <w:r w:rsidRPr="0004067B">
        <w:rPr>
          <w:rFonts w:ascii="Times" w:hAnsi="Times"/>
        </w:rPr>
        <w:fldChar w:fldCharType="begin"/>
      </w:r>
      <w:r w:rsidR="00A863EF">
        <w:rPr>
          <w:rFonts w:ascii="Times" w:hAnsi="Times"/>
        </w:rPr>
        <w:instrText xml:space="preserve"> ADDIN ZOTERO_ITEM CSL_CITATION {"citationID":"9lR83yR6","properties":{"formattedCitation":"(54)","plainCitation":"(54)","noteIndex":0},"citationItems":[{"id":3227,"uris":["http://zotero.org/users/10354432/items/QXPL9CW7"],"itemData":{"id":3227,"type":"article-journal","abstract":"Summary: The recovery of genomes from metagenomic datasets is a critical step to defining the functional roles of the underlying uncultivated populations. We previously developed MaxBin, an automated binning approach for high-throughput recovery of microbial genomes from metagenomes. Here we present an expanded binning algorithm, MaxBin 2.0, which recovers genomes from co-assembly of a collection of metagenomic datasets. Tests on simulated datasets revealed that MaxBin 2.0 is highly accurate in recovering individual genomes, and the application of MaxBin 2.0 to several metagenomes from environmental samples demonstrated that it could achieve two complementary goals: recovering more bacterial genomes compared to binning a single sample as well as comparing the microbial community composition between different sampling environments.Availability and implementation: MaxBin 2.0 is freely available at http://sourceforge.net/projects/maxbin/ under BSD license.Contact:  ywwei@lbl.govSupplementary information:  Supplementary data are available at Bioinformatics online.","container-title":"Bioinformatics","DOI":"10.1093/bioinformatics/btv638","ISSN":"1367-4803","issue":"4","journalAbbreviation":"Bioinformatics","page":"605-607","source":"Silverchair","title":"MaxBin 2.0: an automated binning algorithm to recover genomes from multiple metagenomic datasets","title-short":"MaxBin 2.0","volume":"32","author":[{"family":"Wu","given":"Yu-Wei"},{"family":"Simmons","given":"Blake A."},{"family":"Singer","given":"Steven W."}],"issued":{"date-parts":[["2016",2,1]]}}}],"schema":"https://github.com/citation-style-language/schema/raw/master/csl-citation.json"} </w:instrText>
      </w:r>
      <w:r w:rsidRPr="0004067B">
        <w:rPr>
          <w:rFonts w:ascii="Times" w:hAnsi="Times"/>
        </w:rPr>
        <w:fldChar w:fldCharType="separate"/>
      </w:r>
      <w:r w:rsidR="00A863EF">
        <w:rPr>
          <w:rFonts w:ascii="Times" w:hAnsi="Times"/>
          <w:noProof/>
        </w:rPr>
        <w:t>(54)</w:t>
      </w:r>
      <w:r w:rsidRPr="0004067B">
        <w:rPr>
          <w:rFonts w:ascii="Times" w:hAnsi="Times"/>
        </w:rPr>
        <w:fldChar w:fldCharType="end"/>
      </w:r>
      <w:r w:rsidRPr="0004067B">
        <w:rPr>
          <w:rFonts w:ascii="Times" w:hAnsi="Times"/>
        </w:rPr>
        <w:t xml:space="preserve"> and MetaBAT2  </w:t>
      </w:r>
      <w:r w:rsidRPr="0004067B">
        <w:rPr>
          <w:rFonts w:ascii="Times" w:hAnsi="Times"/>
        </w:rPr>
        <w:fldChar w:fldCharType="begin"/>
      </w:r>
      <w:r w:rsidR="00A863EF">
        <w:rPr>
          <w:rFonts w:ascii="Times" w:hAnsi="Times"/>
        </w:rPr>
        <w:instrText xml:space="preserve"> ADDIN ZOTERO_ITEM CSL_CITATION {"citationID":"mEf28D9y","properties":{"formattedCitation":"(55)","plainCitation":"(55)","noteIndex":0},"citationItems":[{"id":3237,"uris":["http://zotero.org/users/10354432/items/RBKKW5MD"],"itemData":{"id":3237,"type":"article-journal","abstract":"We previously reported on MetaBAT, an automated metagenome binning software tool to reconstruct single genomes from microbial communities for subsequent analyses of uncultivated microbial species. MetaBAT has become one of the most popular binning tools largely due to its computational efficiency and ease of use, especially in binning experiments with a large number of samples and a large assembly. MetaBAT requires users to choose parameters to fine-tune its sensitivity and specificity. If those parameters are not chosen properly, binning accuracy can suffer, especially on assemblies of poor quality. Here, we developed MetaBAT 2 to overcome this problem. MetaBAT 2 uses a new adaptive binning algorithm to eliminate manual parameter tuning. We also performed extensive software engineering optimization to increase both computational and memory efficiency. Comparing MetaBAT 2 to alternative software tools on over 100 real world metagenome assemblies shows superior accuracy and computing speed. Binning a typical metagenome assembly takes only a few minutes on a single commodity workstation. We therefore recommend the community adopts MetaBAT 2 for their metagenome binning experiments. MetaBAT 2 is open source software and available at https://bitbucket.org/berkeleylab/metabat.","container-title":"PeerJ","DOI":"10.7717/peerj.7359","ISSN":"2167-8359","journalAbbreviation":"PeerJ","language":"en","note":"publisher: PeerJ Inc.","page":"e7359","source":"peerj.com","title":"MetaBAT 2: an adaptive binning algorithm for robust and efficient genome reconstruction from metagenome assemblies","title-short":"MetaBAT 2","volume":"7","author":[{"family":"Kang","given":"Dongwan D."},{"family":"Li","given":"Feng"},{"family":"Kirton","given":"Edward"},{"family":"Thomas","given":"Ashleigh"},{"family":"Egan","given":"Rob"},{"family":"An","given":"Hong"},{"family":"Wang","given":"Zhong"}],"issued":{"date-parts":[["2019",7,26]]}}}],"schema":"https://github.com/citation-style-language/schema/raw/master/csl-citation.json"} </w:instrText>
      </w:r>
      <w:r w:rsidRPr="0004067B">
        <w:rPr>
          <w:rFonts w:ascii="Times" w:hAnsi="Times"/>
        </w:rPr>
        <w:fldChar w:fldCharType="separate"/>
      </w:r>
      <w:r w:rsidR="00A863EF">
        <w:rPr>
          <w:rFonts w:ascii="Times" w:hAnsi="Times"/>
          <w:noProof/>
        </w:rPr>
        <w:t>(55)</w:t>
      </w:r>
      <w:r w:rsidRPr="0004067B">
        <w:rPr>
          <w:rFonts w:ascii="Times" w:hAnsi="Times"/>
        </w:rPr>
        <w:fldChar w:fldCharType="end"/>
      </w:r>
      <w:r w:rsidRPr="0004067B">
        <w:rPr>
          <w:rFonts w:ascii="Times" w:hAnsi="Times"/>
        </w:rPr>
        <w:t xml:space="preserve">, and refined with </w:t>
      </w:r>
      <w:proofErr w:type="spellStart"/>
      <w:r w:rsidRPr="0004067B">
        <w:rPr>
          <w:rFonts w:ascii="Times" w:hAnsi="Times"/>
        </w:rPr>
        <w:t>MetaWrap</w:t>
      </w:r>
      <w:proofErr w:type="spellEnd"/>
      <w:r w:rsidRPr="0004067B">
        <w:rPr>
          <w:rFonts w:ascii="Times" w:hAnsi="Times"/>
        </w:rPr>
        <w:t xml:space="preserve"> </w:t>
      </w:r>
      <w:r w:rsidRPr="0004067B">
        <w:rPr>
          <w:rFonts w:ascii="Times" w:hAnsi="Times"/>
        </w:rPr>
        <w:fldChar w:fldCharType="begin"/>
      </w:r>
      <w:r w:rsidR="00A863EF">
        <w:rPr>
          <w:rFonts w:ascii="Times" w:hAnsi="Times"/>
        </w:rPr>
        <w:instrText xml:space="preserve"> ADDIN ZOTERO_ITEM CSL_CITATION {"citationID":"UzcGlcWv","properties":{"formattedCitation":"(56)","plainCitation":"(56)","noteIndex":0},"citationItems":[{"id":3241,"uris":["http://zotero.org/users/10354432/items/5CBBT3E6"],"itemData":{"id":3241,"type":"article-journal","abstract":"The study of microbiomes using whole-metagenome shotgun sequencing enables the analysis of uncultivated microbial populations that may have important roles in their environments. Extracting individual draft genomes (bins) facilitates metagenomic analysis at the single genome level. Software and pipelines for such analysis have become diverse and sophisticated, resulting in a significant burden for biologists to access and use them. Furthermore, while bin extraction algorithms are rapidly improving, there is still a lack of tools for their evaluation and visualization.","container-title":"Microbiome","DOI":"10.1186/s40168-018-0541-1","ISSN":"2049-2618","issue":"1","journalAbbreviation":"Microbiome","page":"158","source":"BioMed Central","title":"MetaWRAP—a flexible pipeline for genome-resolved metagenomic data analysis","volume":"6","author":[{"family":"Uritskiy","given":"Gherman V."},{"family":"DiRuggiero","given":"Jocelyne"},{"family":"Taylor","given":"James"}],"issued":{"date-parts":[["2018",9,15]]}}}],"schema":"https://github.com/citation-style-language/schema/raw/master/csl-citation.json"} </w:instrText>
      </w:r>
      <w:r w:rsidRPr="0004067B">
        <w:rPr>
          <w:rFonts w:ascii="Times" w:hAnsi="Times"/>
        </w:rPr>
        <w:fldChar w:fldCharType="separate"/>
      </w:r>
      <w:r w:rsidR="00A863EF">
        <w:rPr>
          <w:rFonts w:ascii="Times" w:hAnsi="Times"/>
          <w:noProof/>
        </w:rPr>
        <w:t>(56)</w:t>
      </w:r>
      <w:r w:rsidRPr="0004067B">
        <w:rPr>
          <w:rFonts w:ascii="Times" w:hAnsi="Times"/>
        </w:rPr>
        <w:fldChar w:fldCharType="end"/>
      </w:r>
      <w:r w:rsidRPr="0004067B">
        <w:rPr>
          <w:rFonts w:ascii="Times" w:hAnsi="Times"/>
        </w:rPr>
        <w:t xml:space="preserve">. We combined this set of MAGs with another set binned from a study at a nearby site at HERC </w:t>
      </w:r>
      <w:r w:rsidRPr="0004067B">
        <w:rPr>
          <w:rFonts w:ascii="Times" w:hAnsi="Times"/>
        </w:rPr>
        <w:fldChar w:fldCharType="begin"/>
      </w:r>
      <w:r w:rsidR="00D83A9B">
        <w:rPr>
          <w:rFonts w:ascii="Times" w:hAnsi="Times"/>
        </w:rPr>
        <w:instrText xml:space="preserve"> ADDIN ZOTERO_ITEM CSL_CITATION {"citationID":"2qhLiaYF","properties":{"formattedCitation":"(25)","plainCitation":"(25)","noteIndex":0},"citationItems":[{"id":3225,"uris":["http://zotero.org/users/10354432/items/9RZ2ABAN"],"itemData":{"id":3225,"type":"article-journal","abstract":"The growth and physiology of soil microorganisms, which play vital roles in biogeochemical cycling, are shaped by both current and historical soil environmental conditions. Here, we developed and applied a genome-resolved metagenomic implementation of quantitative stable isotope probing (qSIP) with an H218O labeling experiment to identify actively growing soil microorganisms and their genomic capacities. qSIP enabled measurement of taxon-specific growth because isotopic incorporation into microbial DNA requires production of new genome copies. We studied three Mediterranean grassland soils across a rainfall gradient to evaluate the hypothesis that historic precipitation levels are an important factor controlling trait selection. We used qSIP-informed genome-resolved metagenomics to resolve the active subset of soil community members and identify their characteristic ecophysiological traits. Higher year-round precipitation levels correlated with higher activity and growth rates of flagellar motile microorganisms. In addition to heavily isotopically labeled bacteria, we identified abundant isotope-labeled phages, suggesting phage-induced cell lysis likely contributed to necromass production at all three sites. Further, there was a positive correlation between phage activity and the activity of putative phage hosts. Contrary to our expectations, the capacity to decompose the diverse complex carbohydrates common in soil organic matter or oxidize methanol and carbon monoxide were broadly distributed across active and inactive bacteria in all three soils, implying that these traits are not highly selected for by historical precipitation.\nIMPORTANCE Soil moisture is a critical factor that strongly shapes the lifestyle of soil organisms by changing access to nutrients, controlling oxygen diffusion, and regulating the potential for mobility. We identified active microorganisms in three grassland soils with similar mineral contexts, yet different historic rainfall inputs, by adding water labeled with a stable isotope and tracking that isotope in DNA of growing microbes. By examining the genomes of active and inactive microorganisms, we identified functions that are enriched in growing organisms, and showed that different functions were selected for in different soils. Wetter soil had higher activity of motile organisms, but activity of pathways for degradation of soil organic carbon compounds, including simple carbon substrates, were comparable for all three soils. We identified many labeled, and thus active bacteriophages (viruses that infect bacteria), implying that the cells they killed contributed to soil organic matter. The activity of these bacteriophages was significantly correlated with activity of their hosts.","container-title":"mSystems","DOI":"10.1128/msystems.00417-22","issue":"6","note":"publisher: American Society for Microbiology","page":"e00417-22","source":"journals.asm.org (Atypon)","title":"Quantitative Stable-Isotope Probing (qSIP) with Metagenomics Links Microbial Physiology and Activity to Soil Moisture in Mediterranean-Climate Grassland Ecosystems","volume":"7","author":[{"family":"Greenlon","given":"Alex"},{"family":"Sieradzki","given":"Ella"},{"family":"Zablocki","given":"Olivier"},{"family":"Koch","given":"Benjamin J."},{"family":"Foley","given":"Megan M."},{"family":"Kimbrel","given":"Jeffrey A."},{"family":"Hungate","given":"Bruce A."},{"family":"Blazewicz","given":"Steven J."},{"family":"Nuccio","given":"Erin E."},{"family":"Sun","given":"Christine L."},{"family":"Chew","given":"Aaron"},{"family":"Mancilla","given":"Cynthia-Jeanette"},{"family":"Sullivan","given":"Matthew B."},{"family":"Firestone","given":"Mary"},{"family":"Pett-Ridge","given":"Jennifer"},{"family":"Banfield","given":"Jillian F."}],"issued":{"date-parts":[["2022",10,27]]}}}],"schema":"https://github.com/citation-style-language/schema/raw/master/csl-citation.json"} </w:instrText>
      </w:r>
      <w:r w:rsidRPr="0004067B">
        <w:rPr>
          <w:rFonts w:ascii="Times" w:hAnsi="Times"/>
        </w:rPr>
        <w:fldChar w:fldCharType="separate"/>
      </w:r>
      <w:r w:rsidR="00D83A9B">
        <w:rPr>
          <w:rFonts w:ascii="Times" w:hAnsi="Times"/>
          <w:noProof/>
        </w:rPr>
        <w:t>(25)</w:t>
      </w:r>
      <w:r w:rsidRPr="0004067B">
        <w:rPr>
          <w:rFonts w:ascii="Times" w:hAnsi="Times"/>
        </w:rPr>
        <w:fldChar w:fldCharType="end"/>
      </w:r>
      <w:r w:rsidRPr="0004067B">
        <w:rPr>
          <w:rFonts w:ascii="Times" w:hAnsi="Times"/>
        </w:rPr>
        <w:t xml:space="preserve"> and dereplicated MAGs using </w:t>
      </w:r>
      <w:proofErr w:type="spellStart"/>
      <w:r w:rsidRPr="0004067B">
        <w:rPr>
          <w:rFonts w:ascii="Times" w:hAnsi="Times"/>
        </w:rPr>
        <w:t>dRep</w:t>
      </w:r>
      <w:proofErr w:type="spellEnd"/>
      <w:r w:rsidRPr="0004067B">
        <w:rPr>
          <w:rFonts w:ascii="Times" w:hAnsi="Times"/>
        </w:rPr>
        <w:t xml:space="preserve"> </w:t>
      </w:r>
      <w:r w:rsidRPr="0004067B">
        <w:rPr>
          <w:rFonts w:ascii="Times" w:hAnsi="Times"/>
        </w:rPr>
        <w:fldChar w:fldCharType="begin"/>
      </w:r>
      <w:r w:rsidR="00A863EF">
        <w:rPr>
          <w:rFonts w:ascii="Times" w:hAnsi="Times"/>
        </w:rPr>
        <w:instrText xml:space="preserve"> ADDIN ZOTERO_ITEM CSL_CITATION {"citationID":"6oE0edPo","properties":{"formattedCitation":"(57)","plainCitation":"(57)","noteIndex":0},"citationItems":[{"id":3244,"uris":["http://zotero.org/users/10354432/items/7JKEUGAY"],"itemData":{"id":3244,"type":"article-journal","abstract":"The number of microbial genomes sequenced each year is expanding rapidly, in part due to genome-resolved metagenomic studies that routinely recover hundreds of draft-quality genomes. Rapid algorithms have been developed to comprehensively compare large genome sets, but they are not accurate with draft-quality genomes. Here we present dRep, a program that reduces the computational time for pairwise genome comparisons by sequentially applying a fast, inaccurate estimation of genome distance, and a slow, accurate measure of average nucleotide identity. dRep achieves a 28 × increase in speed with perfect recall and precision when benchmarked against previously developed algorithms. We demonstrate the use of dRep for genome recovery from time-series datasets. Each metagenome was assembled separately, and dRep was used to identify groups of essentially identical genomes and select the best genome from each replicate set. This resulted in recovery of significantly more and higher-quality genomes compared to the set recovered using co-assembly.","container-title":"The ISME Journal","DOI":"10.1038/ismej.2017.126","ISSN":"1751-7370","issue":"12","journalAbbreviation":"ISME J","language":"en","license":"2017 International Society for Microbial Ecology","note":"number: 12\npublisher: Nature Publishing Group","page":"2864-2868","source":"www.nature.com","title":"dRep: a tool for fast and accurate genomic comparisons that enables improved genome recovery from metagenomes through de-replication","title-short":"dRep","volume":"11","author":[{"family":"Olm","given":"Matthew R."},{"family":"Brown","given":"Christopher T."},{"family":"Brooks","given":"Brandon"},{"family":"Banfield","given":"Jillian F."}],"issued":{"date-parts":[["2017",12]]}}}],"schema":"https://github.com/citation-style-language/schema/raw/master/csl-citation.json"} </w:instrText>
      </w:r>
      <w:r w:rsidRPr="0004067B">
        <w:rPr>
          <w:rFonts w:ascii="Times" w:hAnsi="Times"/>
        </w:rPr>
        <w:fldChar w:fldCharType="separate"/>
      </w:r>
      <w:r w:rsidR="00A863EF">
        <w:rPr>
          <w:rFonts w:ascii="Times" w:hAnsi="Times"/>
          <w:noProof/>
        </w:rPr>
        <w:t>(57)</w:t>
      </w:r>
      <w:r w:rsidRPr="0004067B">
        <w:rPr>
          <w:rFonts w:ascii="Times" w:hAnsi="Times"/>
        </w:rPr>
        <w:fldChar w:fldCharType="end"/>
      </w:r>
      <w:r w:rsidRPr="0004067B">
        <w:rPr>
          <w:rFonts w:ascii="Times" w:hAnsi="Times"/>
        </w:rPr>
        <w:t xml:space="preserve">. Reads from each fraction were then mapped against the set of MAGs using </w:t>
      </w:r>
      <w:proofErr w:type="spellStart"/>
      <w:r w:rsidRPr="0004067B">
        <w:rPr>
          <w:rFonts w:ascii="Times" w:hAnsi="Times"/>
        </w:rPr>
        <w:t>BBMap</w:t>
      </w:r>
      <w:proofErr w:type="spellEnd"/>
      <w:r w:rsidRPr="0004067B">
        <w:rPr>
          <w:rFonts w:ascii="Times" w:hAnsi="Times"/>
        </w:rPr>
        <w:t xml:space="preserve"> </w:t>
      </w:r>
      <w:r w:rsidRPr="0004067B">
        <w:rPr>
          <w:rFonts w:ascii="Times" w:hAnsi="Times"/>
        </w:rPr>
        <w:fldChar w:fldCharType="begin"/>
      </w:r>
      <w:r w:rsidR="00A863EF">
        <w:rPr>
          <w:rFonts w:ascii="Times" w:hAnsi="Times"/>
        </w:rPr>
        <w:instrText xml:space="preserve"> ADDIN ZOTERO_ITEM CSL_CITATION {"citationID":"hisbXSAt","properties":{"formattedCitation":"(51)","plainCitation":"(51)","noteIndex":0},"citationItems":[{"id":1258,"uris":["http://zotero.org/users/10354432/items/E55TEP53"],"itemData":{"id":1258,"type":"webpage","title":"BBTools Software Package","URL":"https://sourceforge.net/projects/bbmap/","author":[{"family":"Bushnell","given":"Brian"}],"issued":{"date-parts":[["2014"]]}}}],"schema":"https://github.com/citation-style-language/schema/raw/master/csl-citation.json"} </w:instrText>
      </w:r>
      <w:r w:rsidRPr="0004067B">
        <w:rPr>
          <w:rFonts w:ascii="Times" w:hAnsi="Times"/>
        </w:rPr>
        <w:fldChar w:fldCharType="separate"/>
      </w:r>
      <w:r w:rsidR="00A863EF">
        <w:rPr>
          <w:rFonts w:ascii="Times" w:hAnsi="Times"/>
          <w:noProof/>
        </w:rPr>
        <w:t>(51)</w:t>
      </w:r>
      <w:r w:rsidRPr="0004067B">
        <w:rPr>
          <w:rFonts w:ascii="Times" w:hAnsi="Times"/>
        </w:rPr>
        <w:fldChar w:fldCharType="end"/>
      </w:r>
      <w:r w:rsidRPr="0004067B">
        <w:rPr>
          <w:rFonts w:ascii="Times" w:hAnsi="Times"/>
        </w:rPr>
        <w:t xml:space="preserve">. </w:t>
      </w:r>
      <w:r w:rsidR="00DC7468">
        <w:rPr>
          <w:rFonts w:ascii="Times" w:hAnsi="Times"/>
        </w:rPr>
        <w:t xml:space="preserve">The mapping of reads from each fraction was used to calculate atom fraction excess (AFE) for each MAG—which can be used as a metric of growth. </w:t>
      </w:r>
      <w:r w:rsidRPr="0004067B">
        <w:rPr>
          <w:rFonts w:ascii="Times" w:hAnsi="Times"/>
        </w:rPr>
        <w:t xml:space="preserve">DRAM </w:t>
      </w:r>
      <w:r w:rsidRPr="0004067B">
        <w:rPr>
          <w:rFonts w:ascii="Times" w:hAnsi="Times"/>
        </w:rPr>
        <w:fldChar w:fldCharType="begin"/>
      </w:r>
      <w:r w:rsidR="00A863EF">
        <w:rPr>
          <w:rFonts w:ascii="Times" w:hAnsi="Times"/>
        </w:rPr>
        <w:instrText xml:space="preserve"> ADDIN ZOTERO_ITEM CSL_CITATION {"citationID":"z6SI7fum","properties":{"formattedCitation":"(58)","plainCitation":"(58)","noteIndex":0},"citationItems":[{"id":3246,"uris":["http://zotero.org/users/10354432/items/UXYHSN3M"],"itemData":{"id":3246,"type":"article-journal","abstract":"Microbial and viral communities transform the chemistry of Earth's ecosystems, yet the specific reactions catalyzed by these biological engines are hard to decode due to the absence of a scalable, metabolically resolved, annotation software. Here, we present DRAM (Distilled and Refined Annotation of Metabolism), a framework to translate the deluge of microbiome-based genomic information into a catalog of microbial traits. To demonstrate the applicability of DRAM across metabolically diverse genomes, we evaluated DRAM performance on a defined, in silico soil community and previously published human gut metagenomes. We show that DRAM accurately assigned microbial contributions to geochemical cycles and automated the partitioning of gut microbial carbohydrate metabolism at substrate levels. DRAM-v, the viral mode of DRAM, established rules to identify virally-encoded auxiliary metabolic genes (AMGs), resulting in the metabolic categorization of thousands of putative AMGs from soils and guts. Together DRAM and DRAM-v provide critical metabolic profiling capabilities that decipher mechanisms underpinning microbiome function.","container-title":"Nucleic Acids Research","DOI":"10.1093/nar/gkaa621","ISSN":"0305-1048","issue":"16","journalAbbreviation":"Nucleic Acids Research","page":"8883-8900","source":"Silverchair","title":"DRAM for distilling microbial metabolism to automate the curation of microbiome function","volume":"48","author":[{"family":"Shaffer","given":"Michael"},{"family":"Borton","given":"Mikayla A"},{"family":"McGivern","given":"Bridget B"},{"family":"Zayed","given":"Ahmed A"},{"family":"La Rosa","given":"Sabina Leanti"},{"family":"Solden","given":"Lindsey M"},{"family":"Liu","given":"Pengfei"},{"family":"Narrowe","given":"Adrienne B"},{"family":"Rodríguez-Ramos","given":"Josué"},{"family":"Bolduc","given":"Benjamin"},{"family":"Gazitúa","given":"M Consuelo"},{"family":"Daly","given":"Rebecca A"},{"family":"Smith","given":"Garrett J"},{"family":"Vik","given":"Dean R"},{"family":"Pope","given":"Phil B"},{"family":"Sullivan","given":"Matthew B"},{"family":"Roux","given":"Simon"},{"family":"Wrighton","given":"Kelly C"}],"issued":{"date-parts":[["2020",9,18]]}}}],"schema":"https://github.com/citation-style-language/schema/raw/master/csl-citation.json"} </w:instrText>
      </w:r>
      <w:r w:rsidRPr="0004067B">
        <w:rPr>
          <w:rFonts w:ascii="Times" w:hAnsi="Times"/>
        </w:rPr>
        <w:fldChar w:fldCharType="separate"/>
      </w:r>
      <w:r w:rsidR="00A863EF">
        <w:rPr>
          <w:rFonts w:ascii="Times" w:hAnsi="Times"/>
          <w:noProof/>
        </w:rPr>
        <w:t>(58)</w:t>
      </w:r>
      <w:r w:rsidRPr="0004067B">
        <w:rPr>
          <w:rFonts w:ascii="Times" w:hAnsi="Times"/>
        </w:rPr>
        <w:fldChar w:fldCharType="end"/>
      </w:r>
      <w:r w:rsidRPr="0004067B">
        <w:rPr>
          <w:rFonts w:ascii="Times" w:hAnsi="Times"/>
        </w:rPr>
        <w:t xml:space="preserve"> was used to identify open reading frames (ORFs) using Prodigal </w:t>
      </w:r>
      <w:r w:rsidRPr="0004067B">
        <w:rPr>
          <w:rFonts w:ascii="Times" w:hAnsi="Times"/>
        </w:rPr>
        <w:fldChar w:fldCharType="begin"/>
      </w:r>
      <w:r w:rsidR="00A863EF">
        <w:rPr>
          <w:rFonts w:ascii="Times" w:hAnsi="Times"/>
        </w:rPr>
        <w:instrText xml:space="preserve"> ADDIN ZOTERO_ITEM CSL_CITATION {"citationID":"JbbU9kFh","properties":{"formattedCitation":"(59)","plainCitation":"(59)","noteIndex":0},"citationItems":[{"id":2316,"uris":["http://zotero.org/users/10354432/items/2DT94SF7"],"itemData":{"id":2316,"type":"article-journal","abstract":"Background: The quality of automated gene prediction in microbial organisms has improved steadily over the past decade, but there is still room for improvement. Increasing the number of correct identifications, both of genes and of the translation initiation sites for each gene, and reducing the overall number of false positives, are all desirable goals.Results: With our years of experience in manually curating genomes for the Joint Genome Institute, we developed a new gene prediction algorithm called Prodigal (PROkaryotic DYnamic programming Gene-finding ALgorithm). With Prodigal, we focused specifically on the three goals of improved gene structure prediction, improved translation initiation site recognition, and reduced false positives. We compared the results of Prodigal to existing gene-finding methods to demonstrate that it met each of these objectives.Conclusion: We built a fast, lightweight, open source gene prediction program called Prodigal http://compbio.ornl.gov/prodigal/. Prodigal achieved good results compared to existing methods, and we believe it will be a valuable asset to automated microbial annotation pipelines. © 2010 Hyatt et al; licensee BioMed Central Ltd.","container-title":"BMC Bioinformatics","DOI":"10.1186/1471-2105-11-119","ISSN":"14712105","issue":"1","note":"PMID: 20211023\npublisher: BioMed Central","page":"1-11","title":"Prodigal: Prokaryotic gene recognition and translation initiation site identification","volume":"11","author":[{"family":"Hyatt","given":"Doug"},{"family":"Chen","given":"Gwo Liang"},{"family":"LoCascio","given":"Philip F."},{"family":"Land","given":"Miriam L."},{"family":"Larimer","given":"Frank W."},{"family":"Hauser","given":"Loren J."}],"issued":{"date-parts":[["2010",3,8]]}}}],"schema":"https://github.com/citation-style-language/schema/raw/master/csl-citation.json"} </w:instrText>
      </w:r>
      <w:r w:rsidRPr="0004067B">
        <w:rPr>
          <w:rFonts w:ascii="Times" w:hAnsi="Times"/>
        </w:rPr>
        <w:fldChar w:fldCharType="separate"/>
      </w:r>
      <w:r w:rsidR="00A863EF">
        <w:rPr>
          <w:rFonts w:ascii="Times" w:hAnsi="Times"/>
          <w:noProof/>
        </w:rPr>
        <w:t>(59)</w:t>
      </w:r>
      <w:r w:rsidRPr="0004067B">
        <w:rPr>
          <w:rFonts w:ascii="Times" w:hAnsi="Times"/>
        </w:rPr>
        <w:fldChar w:fldCharType="end"/>
      </w:r>
      <w:r w:rsidRPr="0004067B">
        <w:rPr>
          <w:rFonts w:ascii="Times" w:hAnsi="Times"/>
        </w:rPr>
        <w:t xml:space="preserve"> and annotate functional genes against the KEGG database </w:t>
      </w:r>
      <w:r w:rsidRPr="0004067B">
        <w:rPr>
          <w:rFonts w:ascii="Times" w:hAnsi="Times"/>
        </w:rPr>
        <w:fldChar w:fldCharType="begin"/>
      </w:r>
      <w:r w:rsidR="00A863EF">
        <w:rPr>
          <w:rFonts w:ascii="Times" w:hAnsi="Times"/>
        </w:rPr>
        <w:instrText xml:space="preserve"> ADDIN ZOTERO_ITEM CSL_CITATION {"citationID":"j0hGVJMe","properties":{"formattedCitation":"(60)","plainCitation":"(60)","noteIndex":0},"citationItems":[{"id":3249,"uris":["http://zotero.org/users/10354432/items/D5W2K2EL"],"itemData":{"id":3249,"type":"article-journal","abstract":"KEGG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information.","container-title":"Nucleic Acids Research","DOI":"10.1093/nar/gkw1092","ISSN":"0305-1048","issue":"D1","journalAbbreviation":"Nucleic Acids Research","page":"D353-D361","source":"Silverchair","title":"KEGG: new perspectives on genomes, pathways, diseases and drugs","title-short":"KEGG","volume":"45","author":[{"family":"Kanehisa","given":"Minoru"},{"family":"Furumichi","given":"Miho"},{"family":"Tanabe","given":"Mao"},{"family":"Sato","given":"Yoko"},{"family":"Morishima","given":"Kanae"}],"issued":{"date-parts":[["2017",1,4]]}}}],"schema":"https://github.com/citation-style-language/schema/raw/master/csl-citation.json"} </w:instrText>
      </w:r>
      <w:r w:rsidRPr="0004067B">
        <w:rPr>
          <w:rFonts w:ascii="Times" w:hAnsi="Times"/>
        </w:rPr>
        <w:fldChar w:fldCharType="separate"/>
      </w:r>
      <w:r w:rsidR="00A863EF">
        <w:rPr>
          <w:rFonts w:ascii="Times" w:hAnsi="Times"/>
          <w:noProof/>
        </w:rPr>
        <w:t>(60)</w:t>
      </w:r>
      <w:r w:rsidRPr="0004067B">
        <w:rPr>
          <w:rFonts w:ascii="Times" w:hAnsi="Times"/>
        </w:rPr>
        <w:fldChar w:fldCharType="end"/>
      </w:r>
      <w:r w:rsidRPr="0004067B">
        <w:rPr>
          <w:rFonts w:ascii="Times" w:hAnsi="Times"/>
        </w:rPr>
        <w:t xml:space="preserve">.  </w:t>
      </w:r>
    </w:p>
    <w:p w14:paraId="1E193A80" w14:textId="77777777" w:rsidR="00106BD0" w:rsidRPr="0004067B" w:rsidRDefault="00106BD0" w:rsidP="0004067B">
      <w:pPr>
        <w:spacing w:line="480" w:lineRule="auto"/>
        <w:rPr>
          <w:rFonts w:ascii="Times" w:hAnsi="Times"/>
        </w:rPr>
      </w:pPr>
    </w:p>
    <w:p w14:paraId="48E60CB4" w14:textId="77777777" w:rsidR="00106BD0" w:rsidRPr="0004067B" w:rsidRDefault="00106BD0" w:rsidP="0004067B">
      <w:pPr>
        <w:spacing w:line="480" w:lineRule="auto"/>
        <w:rPr>
          <w:rFonts w:ascii="Times" w:hAnsi="Times"/>
        </w:rPr>
      </w:pPr>
      <w:r w:rsidRPr="0004067B">
        <w:rPr>
          <w:rFonts w:ascii="Times" w:hAnsi="Times"/>
          <w:i/>
          <w:iCs/>
        </w:rPr>
        <w:t>RNA Extraction and sequencing</w:t>
      </w:r>
    </w:p>
    <w:p w14:paraId="3C8224D1" w14:textId="1003C3B2" w:rsidR="00106BD0" w:rsidRPr="0004067B" w:rsidRDefault="00106BD0" w:rsidP="0004067B">
      <w:pPr>
        <w:spacing w:line="480" w:lineRule="auto"/>
        <w:ind w:firstLine="720"/>
        <w:rPr>
          <w:rFonts w:ascii="Times" w:hAnsi="Times"/>
        </w:rPr>
      </w:pPr>
      <w:r w:rsidRPr="0004067B">
        <w:rPr>
          <w:rFonts w:ascii="Times" w:hAnsi="Times"/>
        </w:rPr>
        <w:t xml:space="preserve">Since no isotopic work was conducted with the RNA samples, we </w:t>
      </w:r>
      <w:r w:rsidR="00BC0C72" w:rsidRPr="0004067B">
        <w:rPr>
          <w:rFonts w:ascii="Times" w:hAnsi="Times"/>
        </w:rPr>
        <w:t>selected</w:t>
      </w:r>
      <w:r w:rsidRPr="0004067B">
        <w:rPr>
          <w:rFonts w:ascii="Times" w:hAnsi="Times"/>
        </w:rPr>
        <w:t xml:space="preserve"> 4 samples from each precipitation treatment to track RNA transcription at all timepoints. RNA was extracted from soils using a RNeasy </w:t>
      </w:r>
      <w:proofErr w:type="spellStart"/>
      <w:r w:rsidRPr="0004067B">
        <w:rPr>
          <w:rFonts w:ascii="Times" w:hAnsi="Times"/>
        </w:rPr>
        <w:t>PowerSoil</w:t>
      </w:r>
      <w:proofErr w:type="spellEnd"/>
      <w:r w:rsidRPr="0004067B">
        <w:rPr>
          <w:rFonts w:ascii="Times" w:hAnsi="Times"/>
        </w:rPr>
        <w:t xml:space="preserve"> Total RNA kit (Qiagen) according to manufacturer instructions. Extracted RNA was treated with RNase-free DNase (Qiagen) and </w:t>
      </w:r>
      <w:r w:rsidRPr="0004067B">
        <w:rPr>
          <w:rFonts w:ascii="Times" w:hAnsi="Times"/>
        </w:rPr>
        <w:lastRenderedPageBreak/>
        <w:t>stored at -80</w:t>
      </w:r>
      <w:r w:rsidRPr="0004067B">
        <w:rPr>
          <w:rFonts w:ascii="Times" w:hAnsi="Times"/>
        </w:rPr>
        <w:sym w:font="Symbol" w:char="F0B0"/>
      </w:r>
      <w:r w:rsidRPr="0004067B">
        <w:rPr>
          <w:rFonts w:ascii="Times" w:hAnsi="Times"/>
        </w:rPr>
        <w:t>C. RNA concentration was determined using a Qubit fluorometer (Invitrogen, Carlsbad, CA, USA) and quality was assessed using a Nanodrop One Spectrophotometer (</w:t>
      </w:r>
      <w:proofErr w:type="spellStart"/>
      <w:r w:rsidRPr="0004067B">
        <w:rPr>
          <w:rFonts w:ascii="Times" w:hAnsi="Times"/>
        </w:rPr>
        <w:t>Thermo</w:t>
      </w:r>
      <w:proofErr w:type="spellEnd"/>
      <w:r w:rsidRPr="0004067B">
        <w:rPr>
          <w:rFonts w:ascii="Times" w:hAnsi="Times"/>
        </w:rPr>
        <w:t xml:space="preserve"> Scientific Invitrogen). Samples were sent to the Joint Genome Institute (JGI; Berkeley, California, USA), for sequencing. </w:t>
      </w:r>
      <w:proofErr w:type="gramStart"/>
      <w:r w:rsidRPr="0004067B">
        <w:rPr>
          <w:rFonts w:ascii="Times" w:hAnsi="Times"/>
        </w:rPr>
        <w:t>Paired-end</w:t>
      </w:r>
      <w:proofErr w:type="gramEnd"/>
      <w:r w:rsidRPr="0004067B">
        <w:rPr>
          <w:rFonts w:ascii="Times" w:hAnsi="Times"/>
        </w:rPr>
        <w:t xml:space="preserve"> 2 x 151 bp libraries were sequenced on an Illumina </w:t>
      </w:r>
      <w:proofErr w:type="spellStart"/>
      <w:r w:rsidRPr="0004067B">
        <w:rPr>
          <w:rFonts w:ascii="Times" w:hAnsi="Times"/>
        </w:rPr>
        <w:t>NovaSeq</w:t>
      </w:r>
      <w:proofErr w:type="spellEnd"/>
      <w:r w:rsidRPr="0004067B">
        <w:rPr>
          <w:rFonts w:ascii="Times" w:hAnsi="Times"/>
        </w:rPr>
        <w:t xml:space="preserve"> platform. Metatranscriptomes were run through the JGI Integrated Microbial Genomes (IMG) pipeline v.5.1.5 </w:t>
      </w:r>
      <w:r w:rsidRPr="0004067B">
        <w:rPr>
          <w:rFonts w:ascii="Times" w:hAnsi="Times"/>
        </w:rPr>
        <w:fldChar w:fldCharType="begin"/>
      </w:r>
      <w:r w:rsidR="00A863EF">
        <w:rPr>
          <w:rFonts w:ascii="Times" w:hAnsi="Times"/>
        </w:rPr>
        <w:instrText xml:space="preserve"> ADDIN ZOTERO_ITEM CSL_CITATION {"citationID":"oXlsfugg","properties":{"formattedCitation":"(61)","plainCitation":"(61)","noteIndex":0},"citationItems":[{"id":629,"uris":["http://zotero.org/users/10354432/items/BYIBFVDW"],"itemData":{"id":629,"type":"article-journal","container-title":"Nucleic Acids Research","DOI":"10.1093/nar/gky901","ISSN":"0305-1048","issue":"D1","note":"publisher: Narnia","page":"D666-D677","title":"IMG/M v.5.0: an integrated data management and comparative analysis system for microbial genomes and microbiomes","volume":"47","author":[{"family":"Chen","given":"I-Min A"},{"family":"Chu","given":"Ken"},{"family":"Palaniappan","given":"Krishna"},{"family":"Pillay","given":"Manoj"},{"family":"Ratner","given":"Anna"},{"family":"Huang","given":"Jinghua"},{"family":"Huntemann","given":"Marcel"},{"family":"Varghese","given":"Neha"},{"family":"White","given":"James R"},{"family":"Seshadri","given":"Rekha"},{"family":"Smirnova","given":"Tatyana"},{"family":"Kirton","given":"Edward"},{"family":"Jungbluth","given":"Sean P"},{"family":"Woyke","given":"Tanja"},{"family":"Eloe-Fadrosh","given":"Emiley A"},{"family":"Ivanova","given":"Natalia N"},{"family":"Kyrpides","given":"Nikos C"}],"issued":{"date-parts":[["2019",1,8]]}}}],"schema":"https://github.com/citation-style-language/schema/raw/master/csl-citation.json"} </w:instrText>
      </w:r>
      <w:r w:rsidRPr="0004067B">
        <w:rPr>
          <w:rFonts w:ascii="Times" w:hAnsi="Times"/>
        </w:rPr>
        <w:fldChar w:fldCharType="separate"/>
      </w:r>
      <w:r w:rsidR="00A863EF">
        <w:rPr>
          <w:rFonts w:ascii="Times" w:hAnsi="Times"/>
          <w:noProof/>
        </w:rPr>
        <w:t>(61)</w:t>
      </w:r>
      <w:r w:rsidRPr="0004067B">
        <w:rPr>
          <w:rFonts w:ascii="Times" w:hAnsi="Times"/>
        </w:rPr>
        <w:fldChar w:fldCharType="end"/>
      </w:r>
      <w:r w:rsidRPr="0004067B">
        <w:rPr>
          <w:rFonts w:ascii="Times" w:hAnsi="Times"/>
        </w:rPr>
        <w:t xml:space="preserve"> and can be found under the GOLD project ID Gp0612223. </w:t>
      </w:r>
      <w:commentRangeStart w:id="17"/>
      <w:r w:rsidRPr="0004067B">
        <w:rPr>
          <w:rFonts w:ascii="Times" w:hAnsi="Times"/>
        </w:rPr>
        <w:t xml:space="preserve">IMG assemblies are not included in this analysis, </w:t>
      </w:r>
      <w:r w:rsidR="00D83A9B">
        <w:rPr>
          <w:rFonts w:ascii="Times" w:hAnsi="Times"/>
        </w:rPr>
        <w:t xml:space="preserve">and </w:t>
      </w:r>
      <w:r w:rsidRPr="0004067B">
        <w:rPr>
          <w:rFonts w:ascii="Times" w:hAnsi="Times"/>
        </w:rPr>
        <w:t>a more detailed description can be found in the data release (DOI: and citation).</w:t>
      </w:r>
      <w:commentRangeEnd w:id="17"/>
      <w:r w:rsidR="00D52743" w:rsidRPr="0004067B">
        <w:rPr>
          <w:rStyle w:val="CommentReference"/>
          <w:rFonts w:ascii="Times" w:hAnsi="Times"/>
        </w:rPr>
        <w:commentReference w:id="17"/>
      </w:r>
    </w:p>
    <w:p w14:paraId="67CB2E14" w14:textId="77777777" w:rsidR="00106BD0" w:rsidRPr="0004067B" w:rsidRDefault="00106BD0" w:rsidP="0004067B">
      <w:pPr>
        <w:spacing w:line="480" w:lineRule="auto"/>
        <w:rPr>
          <w:rFonts w:ascii="Times" w:hAnsi="Times"/>
        </w:rPr>
      </w:pPr>
    </w:p>
    <w:p w14:paraId="78B3B265" w14:textId="77777777" w:rsidR="00106BD0" w:rsidRPr="0004067B" w:rsidRDefault="00106BD0" w:rsidP="0004067B">
      <w:pPr>
        <w:spacing w:line="480" w:lineRule="auto"/>
        <w:rPr>
          <w:rFonts w:ascii="Times" w:hAnsi="Times"/>
          <w:i/>
          <w:iCs/>
        </w:rPr>
      </w:pPr>
      <w:r w:rsidRPr="0004067B">
        <w:rPr>
          <w:rFonts w:ascii="Times" w:hAnsi="Times"/>
          <w:i/>
          <w:iCs/>
        </w:rPr>
        <w:t>Metatranscriptome analysis</w:t>
      </w:r>
    </w:p>
    <w:p w14:paraId="67CBB419" w14:textId="5132E574" w:rsidR="004655E9" w:rsidRPr="0004067B" w:rsidRDefault="00106BD0" w:rsidP="0004067B">
      <w:pPr>
        <w:spacing w:line="480" w:lineRule="auto"/>
        <w:ind w:firstLine="720"/>
        <w:rPr>
          <w:rFonts w:ascii="Times" w:hAnsi="Times"/>
        </w:rPr>
      </w:pPr>
      <w:r w:rsidRPr="0004067B">
        <w:rPr>
          <w:rFonts w:ascii="Times" w:hAnsi="Times"/>
        </w:rPr>
        <w:t xml:space="preserve">Raw reads were downloaded from the JGI genome portal in September 2022. Reads were QC filtered using </w:t>
      </w:r>
      <w:proofErr w:type="spellStart"/>
      <w:r w:rsidRPr="0004067B">
        <w:rPr>
          <w:rFonts w:ascii="Times" w:hAnsi="Times"/>
        </w:rPr>
        <w:t>bbduk</w:t>
      </w:r>
      <w:proofErr w:type="spellEnd"/>
      <w:r w:rsidRPr="0004067B">
        <w:rPr>
          <w:rFonts w:ascii="Times" w:hAnsi="Times"/>
        </w:rPr>
        <w:t xml:space="preserve"> </w:t>
      </w:r>
      <w:r w:rsidRPr="0004067B">
        <w:rPr>
          <w:rFonts w:ascii="Times" w:hAnsi="Times"/>
        </w:rPr>
        <w:fldChar w:fldCharType="begin"/>
      </w:r>
      <w:r w:rsidR="00A863EF">
        <w:rPr>
          <w:rFonts w:ascii="Times" w:hAnsi="Times"/>
        </w:rPr>
        <w:instrText xml:space="preserve"> ADDIN ZOTERO_ITEM CSL_CITATION {"citationID":"embGxcOD","properties":{"formattedCitation":"(51)","plainCitation":"(51)","noteIndex":0},"citationItems":[{"id":1258,"uris":["http://zotero.org/users/10354432/items/E55TEP53"],"itemData":{"id":1258,"type":"webpage","title":"BBTools Software Package","URL":"https://sourceforge.net/projects/bbmap/","author":[{"family":"Bushnell","given":"Brian"}],"issued":{"date-parts":[["2014"]]}}}],"schema":"https://github.com/citation-style-language/schema/raw/master/csl-citation.json"} </w:instrText>
      </w:r>
      <w:r w:rsidRPr="0004067B">
        <w:rPr>
          <w:rFonts w:ascii="Times" w:hAnsi="Times"/>
        </w:rPr>
        <w:fldChar w:fldCharType="separate"/>
      </w:r>
      <w:r w:rsidR="00A863EF">
        <w:rPr>
          <w:rFonts w:ascii="Times" w:hAnsi="Times"/>
          <w:noProof/>
        </w:rPr>
        <w:t>(51)</w:t>
      </w:r>
      <w:r w:rsidRPr="0004067B">
        <w:rPr>
          <w:rFonts w:ascii="Times" w:hAnsi="Times"/>
        </w:rPr>
        <w:fldChar w:fldCharType="end"/>
      </w:r>
      <w:r w:rsidRPr="0004067B">
        <w:rPr>
          <w:rFonts w:ascii="Times" w:hAnsi="Times"/>
        </w:rPr>
        <w:t xml:space="preserve"> and Sickle </w:t>
      </w:r>
      <w:r w:rsidRPr="0004067B">
        <w:rPr>
          <w:rFonts w:ascii="Times" w:hAnsi="Times"/>
        </w:rPr>
        <w:fldChar w:fldCharType="begin"/>
      </w:r>
      <w:r w:rsidR="00A863EF">
        <w:rPr>
          <w:rFonts w:ascii="Times" w:hAnsi="Times"/>
        </w:rPr>
        <w:instrText xml:space="preserve"> ADDIN ZOTERO_ITEM CSL_CITATION {"citationID":"1t554pMT","properties":{"formattedCitation":"(52)","plainCitation":"(52)","noteIndex":0},"citationItems":[{"id":3186,"uris":["http://zotero.org/users/10354432/items/XW2KYMWE"],"itemData":{"id":3186,"type":"software","abstract":"Windowed Adaptive Trimming for fastq files using quality","genre":"C","license":"MIT","note":"original-date: 2011-02-09T01:18:45Z","source":"GitHub","title":"Sickle: A sliding-window, adaptive, quality-based trimming tool for FastQ files (Version 1.33)","URL":"https://github.com/najoshi/sickle.","author":[{"family":"Joshi NA, Fass JN.","given":""}],"accessed":{"date-parts":[["2023",5,11]]},"issued":{"date-parts":[["2023",5,10]]}}}],"schema":"https://github.com/citation-style-language/schema/raw/master/csl-citation.json"} </w:instrText>
      </w:r>
      <w:r w:rsidRPr="0004067B">
        <w:rPr>
          <w:rFonts w:ascii="Times" w:hAnsi="Times"/>
        </w:rPr>
        <w:fldChar w:fldCharType="separate"/>
      </w:r>
      <w:r w:rsidR="00A863EF">
        <w:rPr>
          <w:rFonts w:ascii="Times" w:hAnsi="Times"/>
          <w:noProof/>
        </w:rPr>
        <w:t>(52)</w:t>
      </w:r>
      <w:r w:rsidRPr="0004067B">
        <w:rPr>
          <w:rFonts w:ascii="Times" w:hAnsi="Times"/>
        </w:rPr>
        <w:fldChar w:fldCharType="end"/>
      </w:r>
      <w:r w:rsidRPr="0004067B">
        <w:rPr>
          <w:rFonts w:ascii="Times" w:hAnsi="Times"/>
        </w:rPr>
        <w:t xml:space="preserve">. </w:t>
      </w:r>
      <w:proofErr w:type="spellStart"/>
      <w:r w:rsidRPr="0004067B">
        <w:rPr>
          <w:rFonts w:ascii="Times" w:hAnsi="Times"/>
        </w:rPr>
        <w:t>BBmap</w:t>
      </w:r>
      <w:proofErr w:type="spellEnd"/>
      <w:r w:rsidRPr="0004067B">
        <w:rPr>
          <w:rFonts w:ascii="Times" w:hAnsi="Times"/>
        </w:rPr>
        <w:t xml:space="preserve"> was then used to map QC filtered reads to a concatenated reference mag file (</w:t>
      </w:r>
      <w:proofErr w:type="spellStart"/>
      <w:r w:rsidRPr="0004067B">
        <w:rPr>
          <w:rFonts w:ascii="Times" w:hAnsi="Times"/>
        </w:rPr>
        <w:t>minid</w:t>
      </w:r>
      <w:proofErr w:type="spellEnd"/>
      <w:r w:rsidRPr="0004067B">
        <w:rPr>
          <w:rFonts w:ascii="Times" w:hAnsi="Times"/>
        </w:rPr>
        <w:t xml:space="preserve">=0.95). </w:t>
      </w:r>
      <w:proofErr w:type="spellStart"/>
      <w:r w:rsidRPr="0004067B">
        <w:rPr>
          <w:rFonts w:ascii="Times" w:hAnsi="Times"/>
        </w:rPr>
        <w:t>FeatureCounts</w:t>
      </w:r>
      <w:proofErr w:type="spellEnd"/>
      <w:r w:rsidRPr="0004067B">
        <w:rPr>
          <w:rFonts w:ascii="Times" w:hAnsi="Times"/>
        </w:rPr>
        <w:t xml:space="preserve"> </w:t>
      </w:r>
      <w:r w:rsidRPr="0004067B">
        <w:rPr>
          <w:rFonts w:ascii="Times" w:hAnsi="Times"/>
        </w:rPr>
        <w:fldChar w:fldCharType="begin"/>
      </w:r>
      <w:r w:rsidR="00A863EF">
        <w:rPr>
          <w:rFonts w:ascii="Times" w:hAnsi="Times"/>
        </w:rPr>
        <w:instrText xml:space="preserve"> ADDIN ZOTERO_ITEM CSL_CITATION {"citationID":"g3596mTk","properties":{"formattedCitation":"(62)","plainCitation":"(62)","noteIndex":0},"citationItems":[{"id":3188,"uris":["http://zotero.org/users/10354432/items/G7FSRDQA"],"itemData":{"id":3188,"type":"article-journal","abstract":"Motivation: Next-generation sequencing technologies generate millions of short sequence reads, which are usually aligned to a reference genome. In many applications, the key information required for downstream analysis is the number of reads mapping to each genomic feature, for example to each exon or each gene. The process of counting reads is called read summarization. Read summarization is required for a great variety of genomic analyses but has so far received relatively little attention in the literature.Results: We present featureCounts, a read summarization program suitable for counting reads generated from either RNA or genomic DNA sequencing experiments. featureCounts implements highly efficient chromosome hashing and feature blocking techniques. It is considerably faster than existing methods (by an order of magnitude for gene-level summarization) and requires far less computer memory. It works with either single or paired-end reads and provides a wide range of options appropriate for different sequencing applications.Availability and implementation:   featureCounts is available under GNU General Public License as part of the Subread (http://subread.sourceforge.net) or Rsubread (http://www.bioconductor.org) software packages.Contact:   shi@wehi.edu.au","container-title":"Bioinformatics","DOI":"10.1093/bioinformatics/btt656","ISSN":"1367-4803","issue":"7","journalAbbreviation":"Bioinformatics","page":"923-930","source":"Silverchair","title":"featureCounts: an efficient general purpose program for assigning sequence reads to genomic features","title-short":"featureCounts","volume":"30","author":[{"family":"Liao","given":"Yang"},{"family":"Smyth","given":"Gordon K."},{"family":"Shi","given":"Wei"}],"issued":{"date-parts":[["2014",4,1]]}}}],"schema":"https://github.com/citation-style-language/schema/raw/master/csl-citation.json"} </w:instrText>
      </w:r>
      <w:r w:rsidRPr="0004067B">
        <w:rPr>
          <w:rFonts w:ascii="Times" w:hAnsi="Times"/>
        </w:rPr>
        <w:fldChar w:fldCharType="separate"/>
      </w:r>
      <w:r w:rsidR="00A863EF">
        <w:rPr>
          <w:rFonts w:ascii="Times" w:hAnsi="Times"/>
          <w:noProof/>
        </w:rPr>
        <w:t>(62)</w:t>
      </w:r>
      <w:r w:rsidRPr="0004067B">
        <w:rPr>
          <w:rFonts w:ascii="Times" w:hAnsi="Times"/>
        </w:rPr>
        <w:fldChar w:fldCharType="end"/>
      </w:r>
      <w:r w:rsidRPr="0004067B">
        <w:rPr>
          <w:rFonts w:ascii="Times" w:hAnsi="Times"/>
        </w:rPr>
        <w:t xml:space="preserve"> was then used to extract the number of reads mapped to genes identified by DRAM. Expression and normalization values of mapped transcripts for each annotated gene (excluding rRNA genes) were generated using DESeq2 </w:t>
      </w:r>
      <w:r w:rsidRPr="0004067B">
        <w:rPr>
          <w:rFonts w:ascii="Times" w:hAnsi="Times"/>
        </w:rPr>
        <w:fldChar w:fldCharType="begin"/>
      </w:r>
      <w:r w:rsidR="00A863EF">
        <w:rPr>
          <w:rFonts w:ascii="Times" w:hAnsi="Times"/>
        </w:rPr>
        <w:instrText xml:space="preserve"> ADDIN ZOTERO_ITEM CSL_CITATION {"citationID":"AtpkPhND","properties":{"formattedCitation":"(63)","plainCitation":"(63)","noteIndex":0},"citationItems":[{"id":1112,"uris":["http://zotero.org/users/10354432/items/DLIV6XXF"],"itemData":{"id":1112,"type":"article-journal","abstract":"In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Biology","DOI":"10.1186/s13059-014-0550-8","ISSN":"1474760X","issue":"12","note":"PMID: 25516281\npublisher: BioMed Central Ltd.","title":"Moderated estimation of fold change and dispersion for RNA-seq data with DESeq2","volume":"15","author":[{"family":"Love","given":"Michael I."},{"family":"Huber","given":"Wolfgang"},{"family":"Anders","given":"Simon"}],"accessed":{"date-parts":[["2019",10,18]]},"issued":{"date-parts":[["2014",12,5]]}}}],"schema":"https://github.com/citation-style-language/schema/raw/master/csl-citation.json"} </w:instrText>
      </w:r>
      <w:r w:rsidRPr="0004067B">
        <w:rPr>
          <w:rFonts w:ascii="Times" w:hAnsi="Times"/>
        </w:rPr>
        <w:fldChar w:fldCharType="separate"/>
      </w:r>
      <w:r w:rsidR="00A863EF">
        <w:rPr>
          <w:rFonts w:ascii="Times" w:hAnsi="Times"/>
          <w:noProof/>
        </w:rPr>
        <w:t>(63)</w:t>
      </w:r>
      <w:r w:rsidRPr="0004067B">
        <w:rPr>
          <w:rFonts w:ascii="Times" w:hAnsi="Times"/>
        </w:rPr>
        <w:fldChar w:fldCharType="end"/>
      </w:r>
      <w:r w:rsidRPr="0004067B">
        <w:rPr>
          <w:rFonts w:ascii="Times" w:hAnsi="Times"/>
        </w:rPr>
        <w:t xml:space="preserve">. Nonannotated genes were not included in the normalization, as some of these may represent rRNA genes—the abundance of which would be representative of the efficiency of rRNA depletion, as opposed to any biologically meaningful mechanism. </w:t>
      </w:r>
    </w:p>
    <w:p w14:paraId="5B28AAA6" w14:textId="77777777" w:rsidR="00106BD0" w:rsidRPr="0004067B" w:rsidRDefault="00106BD0" w:rsidP="0004067B">
      <w:pPr>
        <w:spacing w:line="480" w:lineRule="auto"/>
        <w:rPr>
          <w:rFonts w:ascii="Times" w:hAnsi="Times"/>
        </w:rPr>
      </w:pPr>
    </w:p>
    <w:p w14:paraId="42278E80" w14:textId="77777777" w:rsidR="00106BD0" w:rsidRPr="0004067B" w:rsidRDefault="00106BD0" w:rsidP="0004067B">
      <w:pPr>
        <w:spacing w:line="480" w:lineRule="auto"/>
        <w:rPr>
          <w:rFonts w:ascii="Times" w:hAnsi="Times"/>
          <w:i/>
          <w:iCs/>
        </w:rPr>
      </w:pPr>
      <w:r w:rsidRPr="0004067B">
        <w:rPr>
          <w:rFonts w:ascii="Times" w:hAnsi="Times"/>
          <w:i/>
          <w:iCs/>
        </w:rPr>
        <w:t>Genomic traits</w:t>
      </w:r>
    </w:p>
    <w:p w14:paraId="0292A96F" w14:textId="15BA360F" w:rsidR="00106BD0" w:rsidRPr="0004067B" w:rsidRDefault="00106BD0" w:rsidP="0004067B">
      <w:pPr>
        <w:spacing w:line="480" w:lineRule="auto"/>
        <w:ind w:firstLine="720"/>
        <w:rPr>
          <w:rFonts w:ascii="Times" w:hAnsi="Times"/>
        </w:rPr>
      </w:pPr>
      <w:r w:rsidRPr="0004067B">
        <w:rPr>
          <w:rFonts w:ascii="Times" w:hAnsi="Times"/>
        </w:rPr>
        <w:t xml:space="preserve">Genome size was calculated for medium to high quality mags by multiplying the total base pairs assembled by the completeness of the genome. For each gene in each MAG we calculated the nucleotide frequencies and effective number of codons considering the genomic </w:t>
      </w:r>
      <w:r w:rsidRPr="0004067B">
        <w:rPr>
          <w:rFonts w:ascii="Times" w:hAnsi="Times"/>
        </w:rPr>
        <w:lastRenderedPageBreak/>
        <w:t xml:space="preserve">background nucleotide frequency (ENC’), as described by </w:t>
      </w:r>
      <w:proofErr w:type="spellStart"/>
      <w:r w:rsidRPr="0004067B">
        <w:rPr>
          <w:rFonts w:ascii="Times" w:hAnsi="Times"/>
          <w:i/>
          <w:iCs/>
        </w:rPr>
        <w:t>Novembre</w:t>
      </w:r>
      <w:proofErr w:type="spellEnd"/>
      <w:r w:rsidRPr="0004067B">
        <w:rPr>
          <w:rFonts w:ascii="Times" w:hAnsi="Times"/>
          <w:i/>
          <w:iCs/>
        </w:rPr>
        <w:t xml:space="preserve"> 2002</w:t>
      </w:r>
      <w:r w:rsidRPr="0004067B">
        <w:rPr>
          <w:rFonts w:ascii="Times" w:hAnsi="Times"/>
        </w:rPr>
        <w:t xml:space="preserve"> </w:t>
      </w:r>
      <w:r w:rsidRPr="0004067B">
        <w:rPr>
          <w:rFonts w:ascii="Times" w:hAnsi="Times"/>
        </w:rPr>
        <w:fldChar w:fldCharType="begin"/>
      </w:r>
      <w:r w:rsidR="00A863EF">
        <w:rPr>
          <w:rFonts w:ascii="Times" w:hAnsi="Times"/>
        </w:rPr>
        <w:instrText xml:space="preserve"> ADDIN ZOTERO_ITEM CSL_CITATION {"citationID":"X9K0ObeQ","properties":{"formattedCitation":"(64)","plainCitation":"(64)","noteIndex":0},"citationItems":[{"id":3119,"uris":["http://zotero.org/users/10354432/items/879XG6JQ"],"itemData":{"id":3119,"type":"article-journal","container-title":"Molecular Biology and Evolution","DOI":"10.1093/oxfordjournals.molbev.a004201","ISSN":"1537-1719, 0737-4038","issue":"8","language":"en","page":"1390-1394","source":"DOI.org (Crossref)","title":"Accounting for Background Nucleotide Composition When Measuring Codon Usage Bias","volume":"19","author":[{"family":"Novembre","given":"John A."}],"issued":{"date-parts":[["2002",8,1]]}}}],"schema":"https://github.com/citation-style-language/schema/raw/master/csl-citation.json"} </w:instrText>
      </w:r>
      <w:r w:rsidRPr="0004067B">
        <w:rPr>
          <w:rFonts w:ascii="Times" w:hAnsi="Times"/>
        </w:rPr>
        <w:fldChar w:fldCharType="separate"/>
      </w:r>
      <w:r w:rsidR="00A863EF">
        <w:rPr>
          <w:rFonts w:ascii="Times" w:hAnsi="Times"/>
          <w:noProof/>
        </w:rPr>
        <w:t>(64)</w:t>
      </w:r>
      <w:r w:rsidRPr="0004067B">
        <w:rPr>
          <w:rFonts w:ascii="Times" w:hAnsi="Times"/>
        </w:rPr>
        <w:fldChar w:fldCharType="end"/>
      </w:r>
      <w:r w:rsidRPr="0004067B">
        <w:rPr>
          <w:rFonts w:ascii="Times" w:hAnsi="Times"/>
        </w:rPr>
        <w:t xml:space="preserve">. We also calculated the ENC’ of the ribosomal proteins, which was used to calculate </w:t>
      </w:r>
      <w:r w:rsidRPr="0004067B">
        <w:rPr>
          <w:rFonts w:ascii="Times" w:hAnsi="Times"/>
        </w:rPr>
        <w:sym w:font="Symbol" w:char="F044"/>
      </w:r>
      <w:r w:rsidRPr="0004067B">
        <w:rPr>
          <w:rFonts w:ascii="Times" w:hAnsi="Times"/>
        </w:rPr>
        <w:t xml:space="preserve">ENC’ </w:t>
      </w:r>
      <w:r w:rsidRPr="0004067B">
        <w:rPr>
          <w:rFonts w:ascii="Times" w:hAnsi="Times"/>
        </w:rPr>
        <w:fldChar w:fldCharType="begin"/>
      </w:r>
      <w:r w:rsidR="00D83A9B">
        <w:rPr>
          <w:rFonts w:ascii="Times" w:hAnsi="Times"/>
        </w:rPr>
        <w:instrText xml:space="preserve"> ADDIN ZOTERO_ITEM CSL_CITATION {"citationID":"TT5yMWzN","properties":{"formattedCitation":"(36)","plainCitation":"(36)","noteIndex":0},"citationItems":[{"id":611,"uris":["http://zotero.org/users/10354432/items/5PDJNSFS"],"itemData":{"id":611,"type":"article-journal","abstract":"Microbial minimal generation times range from a few minutes to several weeks. They are evolutionarily determined by variables such as environment stability, nutrient availability, and community diversity. Selection for fast growth adaptively imprints genomes, resulting in gene amplification, adapted chromosomal organization, and biased codon usage. We found that these growth-related traits in 214 species of bacteria and archaea are highly correlated, suggesting they all result from growth optimization. While modeling their association with maximal growth rates in view of synthetic biology applications, we observed that codon usage biases are better correlates of growth rates than any other trait, including rRNA copy number. Systematic deviations to our model reveal two distinct evolutionary processes. First, genome organization shows more evolutionary inertia than growth rates. This results in over-representation of growth-related traits in fast degrading genomes. Second, selection for these traits depends on optimal growth temperature: for similar generation times purifying selection is stronger in psychrophiles, intermediate in mesophiles, and lower in thermophiles. Using this information, we created a predictor of maximal growth rate adapted to small genome fragments. We applied it to three metagenomic environmental samples to show that a transiently rich environment, as the human gut, selects for fast-growers, that a toxic environment, as the acid mine biofilm, selects for low growth rates, whereas a diverse environment, like the soil, shows all ranges of growth rates. We also demonstrate that microbial colonizers of babies gut grow faster than stabilized human adults gut communities. In conclusion, we show that one can predict maximal growth rates from sequence data alone, and we propose that such information can be used to facilitate the manipulation of generation times. Our predictor allows inferring growth rates in the vast majority of uncultivable prokaryotes and paves the way to the understanding of community dynamics from metagenomic data.","container-title":"PLoS Genetics","DOI":"10.1371/journal.pgen.1000808","ISSN":"1553-7404","issue":"1","note":"publisher: Public Library of Science","page":"e1000808","title":"The Systemic Imprint of Growth and Its Uses in Ecological (Meta)Genomics","volume":"6","author":[{"family":"Vieira-Silva","given":"Sara"},{"family":"Rocha","given":"Eduardo P. C."}],"editor":[{"family":"Moran","given":"Nancy A."}],"issued":{"date-parts":[["2010",1,15]]}}}],"schema":"https://github.com/citation-style-language/schema/raw/master/csl-citation.json"} </w:instrText>
      </w:r>
      <w:r w:rsidRPr="0004067B">
        <w:rPr>
          <w:rFonts w:ascii="Times" w:hAnsi="Times"/>
        </w:rPr>
        <w:fldChar w:fldCharType="separate"/>
      </w:r>
      <w:r w:rsidR="00D83A9B">
        <w:rPr>
          <w:rFonts w:ascii="Times" w:hAnsi="Times"/>
          <w:noProof/>
        </w:rPr>
        <w:t>(36)</w:t>
      </w:r>
      <w:r w:rsidRPr="0004067B">
        <w:rPr>
          <w:rFonts w:ascii="Times" w:hAnsi="Times"/>
        </w:rPr>
        <w:fldChar w:fldCharType="end"/>
      </w:r>
      <w:r w:rsidRPr="0004067B">
        <w:rPr>
          <w:rFonts w:ascii="Times" w:hAnsi="Times"/>
        </w:rPr>
        <w:t>:</w:t>
      </w:r>
    </w:p>
    <w:p w14:paraId="4F7AAE23" w14:textId="77777777" w:rsidR="00106BD0" w:rsidRPr="0004067B" w:rsidRDefault="00106BD0" w:rsidP="0004067B">
      <w:pPr>
        <w:spacing w:line="480" w:lineRule="auto"/>
        <w:jc w:val="center"/>
        <w:rPr>
          <w:rFonts w:ascii="Times" w:eastAsiaTheme="minorEastAsia" w:hAnsi="Times"/>
        </w:rPr>
      </w:pPr>
      <m:oMathPara>
        <m:oMath>
          <m:r>
            <m:rPr>
              <m:sty m:val="p"/>
            </m:rPr>
            <w:rPr>
              <w:rFonts w:ascii="Cambria Math" w:hAnsi="Cambria Math"/>
            </w:rPr>
            <w:sym w:font="Symbol" w:char="F044"/>
          </m:r>
          <m:r>
            <m:rPr>
              <m:sty m:val="p"/>
            </m:rPr>
            <w:rPr>
              <w:rFonts w:ascii="Cambria Math" w:hAnsi="Cambria Math"/>
            </w:rPr>
            <m:t xml:space="preserve">ENC’= </m:t>
          </m:r>
          <m:f>
            <m:fPr>
              <m:ctrlPr>
                <w:rPr>
                  <w:rFonts w:ascii="Cambria Math" w:hAnsi="Cambria Math"/>
                </w:rPr>
              </m:ctrlPr>
            </m:fPr>
            <m:num>
              <m:sSub>
                <m:sSubPr>
                  <m:ctrlPr>
                    <w:rPr>
                      <w:rFonts w:ascii="Cambria Math" w:hAnsi="Cambria Math"/>
                      <w:i/>
                    </w:rPr>
                  </m:ctrlPr>
                </m:sSubPr>
                <m:e>
                  <m:r>
                    <w:rPr>
                      <w:rFonts w:ascii="Cambria Math" w:hAnsi="Cambria Math"/>
                    </w:rPr>
                    <m:t>ENC'</m:t>
                  </m:r>
                </m:e>
                <m:sub>
                  <m:r>
                    <w:rPr>
                      <w:rFonts w:ascii="Cambria Math" w:hAnsi="Cambria Math"/>
                    </w:rPr>
                    <m:t>all</m:t>
                  </m:r>
                </m:sub>
              </m:sSub>
              <m:r>
                <w:rPr>
                  <w:rFonts w:ascii="Cambria Math" w:hAnsi="Cambria Math"/>
                </w:rPr>
                <m:t>-</m:t>
              </m:r>
              <m:sSub>
                <m:sSubPr>
                  <m:ctrlPr>
                    <w:rPr>
                      <w:rFonts w:ascii="Cambria Math" w:hAnsi="Cambria Math"/>
                      <w:i/>
                    </w:rPr>
                  </m:ctrlPr>
                </m:sSubPr>
                <m:e>
                  <m:r>
                    <w:rPr>
                      <w:rFonts w:ascii="Cambria Math" w:hAnsi="Cambria Math"/>
                    </w:rPr>
                    <m:t>ENC'</m:t>
                  </m:r>
                </m:e>
                <m:sub>
                  <m:r>
                    <w:rPr>
                      <w:rFonts w:ascii="Cambria Math" w:hAnsi="Cambria Math"/>
                    </w:rPr>
                    <m:t>ribo</m:t>
                  </m:r>
                </m:sub>
              </m:sSub>
            </m:num>
            <m:den>
              <m:sSub>
                <m:sSubPr>
                  <m:ctrlPr>
                    <w:rPr>
                      <w:rFonts w:ascii="Cambria Math" w:hAnsi="Cambria Math"/>
                      <w:i/>
                    </w:rPr>
                  </m:ctrlPr>
                </m:sSubPr>
                <m:e>
                  <m:r>
                    <w:rPr>
                      <w:rFonts w:ascii="Cambria Math" w:hAnsi="Cambria Math"/>
                    </w:rPr>
                    <m:t>ENC'</m:t>
                  </m:r>
                </m:e>
                <m:sub>
                  <m:r>
                    <w:rPr>
                      <w:rFonts w:ascii="Cambria Math" w:hAnsi="Cambria Math"/>
                    </w:rPr>
                    <m:t>all</m:t>
                  </m:r>
                </m:sub>
              </m:sSub>
            </m:den>
          </m:f>
        </m:oMath>
      </m:oMathPara>
    </w:p>
    <w:p w14:paraId="30775201" w14:textId="77777777" w:rsidR="00106BD0" w:rsidRPr="0004067B" w:rsidRDefault="00106BD0" w:rsidP="0004067B">
      <w:pPr>
        <w:spacing w:line="480" w:lineRule="auto"/>
        <w:rPr>
          <w:rFonts w:ascii="Times" w:hAnsi="Times"/>
        </w:rPr>
      </w:pPr>
      <w:r w:rsidRPr="0004067B">
        <w:rPr>
          <w:rFonts w:ascii="Times" w:hAnsi="Times"/>
        </w:rPr>
        <w:t xml:space="preserve">Where </w:t>
      </w:r>
      <w:proofErr w:type="spellStart"/>
      <w:r w:rsidRPr="0004067B">
        <w:rPr>
          <w:rFonts w:ascii="Times" w:hAnsi="Times"/>
        </w:rPr>
        <w:t>ENC’</w:t>
      </w:r>
      <w:r w:rsidRPr="0004067B">
        <w:rPr>
          <w:rFonts w:ascii="Times" w:hAnsi="Times"/>
          <w:vertAlign w:val="subscript"/>
        </w:rPr>
        <w:t>all</w:t>
      </w:r>
      <w:proofErr w:type="spellEnd"/>
      <w:r w:rsidRPr="0004067B">
        <w:rPr>
          <w:rFonts w:ascii="Times" w:hAnsi="Times"/>
        </w:rPr>
        <w:t xml:space="preserve"> is the ENC’ for the whole genome, and </w:t>
      </w:r>
      <w:proofErr w:type="spellStart"/>
      <w:r w:rsidRPr="0004067B">
        <w:rPr>
          <w:rFonts w:ascii="Times" w:hAnsi="Times"/>
        </w:rPr>
        <w:t>ENC’</w:t>
      </w:r>
      <w:r w:rsidRPr="0004067B">
        <w:rPr>
          <w:rFonts w:ascii="Times" w:hAnsi="Times"/>
          <w:vertAlign w:val="subscript"/>
        </w:rPr>
        <w:t>ribo</w:t>
      </w:r>
      <w:proofErr w:type="spellEnd"/>
      <w:r w:rsidRPr="0004067B">
        <w:rPr>
          <w:rFonts w:ascii="Times" w:hAnsi="Times"/>
        </w:rPr>
        <w:t xml:space="preserve"> is the ENC’ of the ribosomal protein genes. Higher </w:t>
      </w:r>
      <w:r w:rsidRPr="0004067B">
        <w:rPr>
          <w:rFonts w:ascii="Times" w:hAnsi="Times"/>
        </w:rPr>
        <w:sym w:font="Symbol" w:char="F044"/>
      </w:r>
      <w:r w:rsidRPr="0004067B">
        <w:rPr>
          <w:rFonts w:ascii="Times" w:hAnsi="Times"/>
        </w:rPr>
        <w:t xml:space="preserve">ENC’ values represent greater codon bias in ribosomal protein genes. </w:t>
      </w:r>
    </w:p>
    <w:p w14:paraId="0BC69273" w14:textId="7E574848" w:rsidR="00DC7468" w:rsidRDefault="00225A06" w:rsidP="0004067B">
      <w:pPr>
        <w:spacing w:line="480" w:lineRule="auto"/>
        <w:rPr>
          <w:rFonts w:ascii="Times" w:hAnsi="Times"/>
        </w:rPr>
      </w:pPr>
      <w:r w:rsidRPr="0004067B">
        <w:rPr>
          <w:rFonts w:ascii="Times" w:hAnsi="Times"/>
        </w:rPr>
        <w:tab/>
        <w:t xml:space="preserve">Nucleotide frequencies and skews were determined </w:t>
      </w:r>
      <w:r w:rsidR="009D6090" w:rsidRPr="0004067B">
        <w:rPr>
          <w:rFonts w:ascii="Times" w:hAnsi="Times"/>
        </w:rPr>
        <w:t>at synonymous and</w:t>
      </w:r>
      <w:r w:rsidRPr="0004067B">
        <w:rPr>
          <w:rFonts w:ascii="Times" w:hAnsi="Times"/>
        </w:rPr>
        <w:t xml:space="preserve"> non-synonymous </w:t>
      </w:r>
      <w:r w:rsidR="009D6090" w:rsidRPr="0004067B">
        <w:rPr>
          <w:rFonts w:ascii="Times" w:hAnsi="Times"/>
        </w:rPr>
        <w:t xml:space="preserve">substitution sites </w:t>
      </w:r>
      <w:r w:rsidR="00162F79" w:rsidRPr="0004067B">
        <w:rPr>
          <w:rFonts w:ascii="Times" w:hAnsi="Times"/>
        </w:rPr>
        <w:t xml:space="preserve">on ribosomal protein genes according to </w:t>
      </w:r>
      <w:r w:rsidR="009D6090" w:rsidRPr="0004067B">
        <w:rPr>
          <w:rFonts w:ascii="Times" w:hAnsi="Times"/>
        </w:rPr>
        <w:t>nucleotide degeneracy detailed in Chen et al. 2016</w:t>
      </w:r>
      <w:r w:rsidR="00D52743" w:rsidRPr="0004067B">
        <w:rPr>
          <w:rFonts w:ascii="Times" w:hAnsi="Times"/>
        </w:rPr>
        <w:t xml:space="preserve">. </w:t>
      </w:r>
      <w:r w:rsidR="009D6090" w:rsidRPr="0004067B">
        <w:rPr>
          <w:rFonts w:ascii="Times" w:hAnsi="Times"/>
        </w:rPr>
        <w:t xml:space="preserve">Synonymous site nucleotide frequencies were calculated from fourfold degenerative sites, and nonsynonymous frequencies from sites where any substitution would change the encoded amino acid. </w:t>
      </w:r>
      <w:r w:rsidR="00DC7468">
        <w:rPr>
          <w:rFonts w:ascii="Times" w:hAnsi="Times"/>
        </w:rPr>
        <w:t>GC and AT skew were calculated as:</w:t>
      </w:r>
    </w:p>
    <w:p w14:paraId="5D0C780F" w14:textId="4022C478" w:rsidR="00DC7468" w:rsidRPr="00DC7468" w:rsidRDefault="00DC7468" w:rsidP="0004067B">
      <w:pPr>
        <w:spacing w:line="480" w:lineRule="auto"/>
        <w:rPr>
          <w:rFonts w:ascii="Times" w:eastAsiaTheme="minorEastAsia" w:hAnsi="Times"/>
        </w:rPr>
      </w:pPr>
      <m:oMathPara>
        <m:oMath>
          <m:r>
            <w:rPr>
              <w:rFonts w:ascii="Cambria Math" w:hAnsi="Cambria Math"/>
            </w:rPr>
            <m:t xml:space="preserve">GC skew= </m:t>
          </m:r>
          <m:f>
            <m:fPr>
              <m:ctrlPr>
                <w:rPr>
                  <w:rFonts w:ascii="Cambria Math" w:hAnsi="Cambria Math"/>
                  <w:i/>
                </w:rPr>
              </m:ctrlPr>
            </m:fPr>
            <m:num>
              <m:r>
                <w:rPr>
                  <w:rFonts w:ascii="Cambria Math" w:hAnsi="Cambria Math"/>
                </w:rPr>
                <m:t>G-C</m:t>
              </m:r>
            </m:num>
            <m:den>
              <m:r>
                <w:rPr>
                  <w:rFonts w:ascii="Cambria Math" w:hAnsi="Cambria Math"/>
                </w:rPr>
                <m:t>G+C</m:t>
              </m:r>
            </m:den>
          </m:f>
        </m:oMath>
      </m:oMathPara>
    </w:p>
    <w:p w14:paraId="100A09A2" w14:textId="245886A7" w:rsidR="00DC7468" w:rsidRDefault="00DC7468" w:rsidP="0004067B">
      <w:pPr>
        <w:spacing w:line="480" w:lineRule="auto"/>
        <w:rPr>
          <w:rFonts w:ascii="Times" w:eastAsiaTheme="minorEastAsia" w:hAnsi="Times"/>
        </w:rPr>
      </w:pPr>
      <w:r>
        <w:rPr>
          <w:rFonts w:ascii="Times" w:eastAsiaTheme="minorEastAsia" w:hAnsi="Times"/>
        </w:rPr>
        <w:t>And:</w:t>
      </w:r>
    </w:p>
    <w:p w14:paraId="75CC0FDA" w14:textId="59A41860" w:rsidR="00DC7468" w:rsidRPr="00DC7468" w:rsidRDefault="00DC7468" w:rsidP="0004067B">
      <w:pPr>
        <w:spacing w:line="480" w:lineRule="auto"/>
        <w:rPr>
          <w:rFonts w:ascii="Times" w:eastAsiaTheme="minorEastAsia" w:hAnsi="Times"/>
        </w:rPr>
      </w:pPr>
      <m:oMathPara>
        <m:oMath>
          <m:r>
            <w:rPr>
              <w:rFonts w:ascii="Cambria Math" w:hAnsi="Cambria Math"/>
            </w:rPr>
            <m:t>AT</m:t>
          </m:r>
          <m:r>
            <w:rPr>
              <w:rFonts w:ascii="Cambria Math" w:hAnsi="Cambria Math"/>
            </w:rPr>
            <m:t xml:space="preserve"> skew= </m:t>
          </m:r>
          <m:f>
            <m:fPr>
              <m:ctrlPr>
                <w:rPr>
                  <w:rFonts w:ascii="Cambria Math" w:hAnsi="Cambria Math"/>
                  <w:i/>
                </w:rPr>
              </m:ctrlPr>
            </m:fPr>
            <m:num>
              <m:r>
                <w:rPr>
                  <w:rFonts w:ascii="Cambria Math" w:hAnsi="Cambria Math"/>
                </w:rPr>
                <m:t>A</m:t>
              </m:r>
              <m:r>
                <w:rPr>
                  <w:rFonts w:ascii="Cambria Math" w:hAnsi="Cambria Math"/>
                </w:rPr>
                <m:t>-</m:t>
              </m:r>
              <m:r>
                <w:rPr>
                  <w:rFonts w:ascii="Cambria Math" w:hAnsi="Cambria Math"/>
                </w:rPr>
                <m:t>T</m:t>
              </m:r>
            </m:num>
            <m:den>
              <m:r>
                <w:rPr>
                  <w:rFonts w:ascii="Cambria Math" w:hAnsi="Cambria Math"/>
                </w:rPr>
                <m:t>A</m:t>
              </m:r>
              <m:r>
                <w:rPr>
                  <w:rFonts w:ascii="Cambria Math" w:hAnsi="Cambria Math"/>
                </w:rPr>
                <m:t>+</m:t>
              </m:r>
              <m:r>
                <w:rPr>
                  <w:rFonts w:ascii="Cambria Math" w:hAnsi="Cambria Math"/>
                </w:rPr>
                <m:t>T</m:t>
              </m:r>
            </m:den>
          </m:f>
        </m:oMath>
      </m:oMathPara>
    </w:p>
    <w:p w14:paraId="2AF53D66" w14:textId="15338D9A" w:rsidR="00225A06" w:rsidRPr="0004067B" w:rsidRDefault="00225A06" w:rsidP="0004067B">
      <w:pPr>
        <w:spacing w:line="480" w:lineRule="auto"/>
        <w:rPr>
          <w:rFonts w:ascii="Times" w:hAnsi="Times"/>
        </w:rPr>
      </w:pPr>
      <w:r w:rsidRPr="0004067B">
        <w:rPr>
          <w:rFonts w:ascii="Times" w:hAnsi="Times"/>
        </w:rPr>
        <w:t>The cost of amino acid synthesis</w:t>
      </w:r>
      <w:r w:rsidR="009D6090" w:rsidRPr="0004067B">
        <w:rPr>
          <w:rFonts w:ascii="Times" w:hAnsi="Times"/>
        </w:rPr>
        <w:t xml:space="preserve">—measured at the total number of phosphate bonds used for synthesis—was derived from Akashi &amp; </w:t>
      </w:r>
      <w:proofErr w:type="spellStart"/>
      <w:r w:rsidR="009D6090" w:rsidRPr="0004067B">
        <w:rPr>
          <w:rFonts w:ascii="Times" w:hAnsi="Times"/>
        </w:rPr>
        <w:t>Gojobori</w:t>
      </w:r>
      <w:proofErr w:type="spellEnd"/>
      <w:r w:rsidR="009D6090" w:rsidRPr="0004067B">
        <w:rPr>
          <w:rFonts w:ascii="Times" w:hAnsi="Times"/>
        </w:rPr>
        <w:t xml:space="preserve"> 2002 </w:t>
      </w:r>
      <w:r w:rsidR="009D6090" w:rsidRPr="0004067B">
        <w:rPr>
          <w:rFonts w:ascii="Times" w:hAnsi="Times"/>
        </w:rPr>
        <w:fldChar w:fldCharType="begin"/>
      </w:r>
      <w:r w:rsidR="00A863EF">
        <w:rPr>
          <w:rFonts w:ascii="Times" w:hAnsi="Times"/>
        </w:rPr>
        <w:instrText xml:space="preserve"> ADDIN ZOTERO_ITEM CSL_CITATION {"citationID":"FKc8diEI","properties":{"formattedCitation":"(65)","plainCitation":"(65)","noteIndex":0},"citationItems":[{"id":2843,"uris":["http://www.mendeley.com/documents/?uuid=919c7d16-574d-30a0-9c64-31da89efb5ad","http://zotero.org/users/10354432/items/X3DM8MF6"],"itemData":{"id":2843,"type":"article-journal","abstract":"Biosynthesis of an Escherichia coli cell, with organic compounds as sources of energy and carbon, requires approximately 20 to 60 billion high-energy phosphate bonds [Stouthamer, A. H. (1973) Antonie van Leeuwenhoek 39, 545-565]. A substantial fraction of this energy budget is devoted to biosynthesis of amino acids, the building blocks of proteins. The fueling reactions of central metabolism provide precursor metabolites for synthesis of the 20 amino acids incorporated into proteins. Thus, synthesis of an amino acid entails a dual cost: energy is lost by diverting chemical intermediates from fueling reactions and additional energy is required to convert precursor metabolites to amino acids. Among amino acids, costs of synthesis vary from 12 to 74 high-energy phosphate bonds per molecule. The energetic advantage to encoding a less costly amino acid in a highly expressed gene can be greater than 0.025% of the total energy budget. Here, we provide evidence that amino acid composition in the proteomes of E. coli and Bacillus subtilis reflects the action of natural selection to enhance metabolic efficiency. We employ synonymous codon usage bias as a measure of translation rates and show increases in the abundance of less energetically costly amino acids in highly expressed proteins.","container-title":"Proceedings of the National Academy of Sciences of the United States of America","DOI":"10.1073/PNAS.062526999","ISSN":"00278424","issue":"6","note":"PMID: 11904428","page":"3695-3700","title":"Metabolic efficiency and amino acid composition in the proteomes of Escherichia coli and Bacillus subtilis","volume":"99","author":[{"family":"Akashi","given":"Hiroshi"},{"family":"Gojobori","given":"Takashi"}],"issued":{"date-parts":[["2002",3,19]]}}}],"schema":"https://github.com/citation-style-language/schema/raw/master/csl-citation.json"} </w:instrText>
      </w:r>
      <w:r w:rsidR="009D6090" w:rsidRPr="0004067B">
        <w:rPr>
          <w:rFonts w:ascii="Times" w:hAnsi="Times"/>
        </w:rPr>
        <w:fldChar w:fldCharType="separate"/>
      </w:r>
      <w:r w:rsidR="00A863EF">
        <w:rPr>
          <w:rFonts w:ascii="Times" w:hAnsi="Times"/>
          <w:noProof/>
        </w:rPr>
        <w:t>(65)</w:t>
      </w:r>
      <w:r w:rsidR="009D6090" w:rsidRPr="0004067B">
        <w:rPr>
          <w:rFonts w:ascii="Times" w:hAnsi="Times"/>
        </w:rPr>
        <w:fldChar w:fldCharType="end"/>
      </w:r>
      <w:r w:rsidR="00D52743" w:rsidRPr="0004067B">
        <w:rPr>
          <w:rFonts w:ascii="Times" w:hAnsi="Times"/>
        </w:rPr>
        <w:t>.</w:t>
      </w:r>
    </w:p>
    <w:p w14:paraId="5E7BE485" w14:textId="77777777" w:rsidR="004E6283" w:rsidRPr="0004067B" w:rsidRDefault="004E6283" w:rsidP="0004067B">
      <w:pPr>
        <w:spacing w:line="480" w:lineRule="auto"/>
        <w:ind w:firstLine="720"/>
        <w:rPr>
          <w:rFonts w:ascii="Times" w:hAnsi="Times"/>
        </w:rPr>
      </w:pPr>
    </w:p>
    <w:p w14:paraId="4CCDF457" w14:textId="2796875F" w:rsidR="004E6283" w:rsidRPr="0004067B" w:rsidRDefault="004E6283" w:rsidP="0004067B">
      <w:pPr>
        <w:spacing w:line="480" w:lineRule="auto"/>
        <w:rPr>
          <w:rFonts w:ascii="Times" w:hAnsi="Times"/>
          <w:i/>
          <w:iCs/>
        </w:rPr>
      </w:pPr>
      <w:r w:rsidRPr="0004067B">
        <w:rPr>
          <w:rFonts w:ascii="Times" w:hAnsi="Times"/>
          <w:i/>
          <w:iCs/>
        </w:rPr>
        <w:t xml:space="preserve">Analysis and model selection </w:t>
      </w:r>
    </w:p>
    <w:p w14:paraId="6D0B2DAC" w14:textId="13479A40" w:rsidR="00225A06" w:rsidRPr="0004067B" w:rsidRDefault="00225A06" w:rsidP="0004067B">
      <w:pPr>
        <w:spacing w:line="480" w:lineRule="auto"/>
        <w:rPr>
          <w:rFonts w:ascii="Times" w:hAnsi="Times"/>
        </w:rPr>
      </w:pPr>
      <w:r w:rsidRPr="0004067B">
        <w:rPr>
          <w:rFonts w:ascii="Times" w:hAnsi="Times"/>
        </w:rPr>
        <w:tab/>
      </w:r>
      <w:r w:rsidR="004E6283" w:rsidRPr="0004067B">
        <w:rPr>
          <w:rFonts w:ascii="Times" w:hAnsi="Times"/>
        </w:rPr>
        <w:t xml:space="preserve">MAGs were grouped by transcriptional response according to when each MAG was most transcriptionally active, as measured by the total number of upregulated genes. We divided these responses into 4 groups: early responders (most active 3 h post wet-up), middle responders (most active 24, 48, 72 h), late responders (168 h), and sensitive (down-regulated post wet-up). Differences in genomic traits between transcriptional response groups were determined using an </w:t>
      </w:r>
      <w:r w:rsidR="004E6283" w:rsidRPr="0004067B">
        <w:rPr>
          <w:rFonts w:ascii="Times" w:hAnsi="Times"/>
        </w:rPr>
        <w:lastRenderedPageBreak/>
        <w:t>analysis of variance (ANOVA).</w:t>
      </w:r>
      <w:r w:rsidR="000006F4" w:rsidRPr="0004067B">
        <w:rPr>
          <w:rFonts w:ascii="Times" w:hAnsi="Times"/>
        </w:rPr>
        <w:t xml:space="preserve"> Tukey</w:t>
      </w:r>
      <w:r w:rsidR="00977DD5" w:rsidRPr="0004067B">
        <w:rPr>
          <w:rFonts w:ascii="Times" w:hAnsi="Times"/>
        </w:rPr>
        <w:t>’</w:t>
      </w:r>
      <w:r w:rsidR="000006F4" w:rsidRPr="0004067B">
        <w:rPr>
          <w:rFonts w:ascii="Times" w:hAnsi="Times"/>
        </w:rPr>
        <w:t xml:space="preserve">s HSD was used </w:t>
      </w:r>
      <w:r w:rsidR="00C108B7" w:rsidRPr="0004067B">
        <w:rPr>
          <w:rFonts w:ascii="Times" w:hAnsi="Times"/>
        </w:rPr>
        <w:t>for pairwise comparison between groups.</w:t>
      </w:r>
      <w:r w:rsidR="004E6283" w:rsidRPr="0004067B">
        <w:rPr>
          <w:rFonts w:ascii="Times" w:hAnsi="Times"/>
        </w:rPr>
        <w:t xml:space="preserve"> Relationships between traits and growth rates were determined using multiple linear regression. </w:t>
      </w:r>
      <w:r w:rsidR="000006F4" w:rsidRPr="0004067B">
        <w:rPr>
          <w:rFonts w:ascii="Times" w:hAnsi="Times"/>
        </w:rPr>
        <w:t>Model comparison was conducted using Akaike information criteria (AIC)—with a threshold of -</w:t>
      </w:r>
      <w:r w:rsidR="000006F4" w:rsidRPr="0004067B">
        <w:rPr>
          <w:rFonts w:ascii="Times" w:hAnsi="Times"/>
        </w:rPr>
        <w:sym w:font="Symbol" w:char="F044"/>
      </w:r>
      <w:r w:rsidR="000006F4" w:rsidRPr="0004067B">
        <w:rPr>
          <w:rFonts w:ascii="Times" w:hAnsi="Times"/>
        </w:rPr>
        <w:t xml:space="preserve"> 4 indicating an improvement of a model with the addition of a parameter. </w:t>
      </w:r>
      <w:r w:rsidR="004E6283" w:rsidRPr="0004067B">
        <w:rPr>
          <w:rFonts w:ascii="Times" w:hAnsi="Times"/>
        </w:rPr>
        <w:t>All statistical analyses were conducted in R version 4.</w:t>
      </w:r>
      <w:r w:rsidR="000006F4" w:rsidRPr="0004067B">
        <w:rPr>
          <w:rFonts w:ascii="Times" w:hAnsi="Times"/>
        </w:rPr>
        <w:t>2.1</w:t>
      </w:r>
      <w:r w:rsidR="004E6283" w:rsidRPr="0004067B">
        <w:rPr>
          <w:rFonts w:ascii="Times" w:hAnsi="Times"/>
        </w:rPr>
        <w:t xml:space="preserve"> </w:t>
      </w:r>
      <w:r w:rsidR="004E6283" w:rsidRPr="0004067B">
        <w:rPr>
          <w:rFonts w:ascii="Times" w:hAnsi="Times"/>
        </w:rPr>
        <w:fldChar w:fldCharType="begin" w:fldLock="1"/>
      </w:r>
      <w:r w:rsidR="00A863EF">
        <w:rPr>
          <w:rFonts w:ascii="Times" w:hAnsi="Times"/>
        </w:rPr>
        <w:instrText xml:space="preserve"> ADDIN ZOTERO_ITEM CSL_CITATION {"citationID":"DST9laGn","properties":{"formattedCitation":"(66)","plainCitation":"(66)","noteIndex":0},"citationItems":[{"id":"FHZ4GnpM/Afed4jJP","uris":["http://www.mendeley.com/documents/?uuid=af691e61-fa62-4552-a628-06874532b6c6"],"itemData":{"author":[{"dropping-particle":"","family":"Team","given":"R Core","non-dropping-particle":"","parse-names":false,"suffix":""}],"container-title":"R Foundation for Statistical Computing. Vienna, Austria.","id":"ITEM-1","issued":{"date-parts":[["2018"]]},"title":"R: A language and environment for statistical computing.","type":"article-journal"}}],"schema":"https://github.com/citation-style-language/schema/raw/master/csl-citation.json"} </w:instrText>
      </w:r>
      <w:r w:rsidR="004E6283" w:rsidRPr="0004067B">
        <w:rPr>
          <w:rFonts w:ascii="Times" w:hAnsi="Times"/>
        </w:rPr>
        <w:fldChar w:fldCharType="separate"/>
      </w:r>
      <w:r w:rsidR="00A863EF">
        <w:rPr>
          <w:rFonts w:ascii="Times" w:hAnsi="Times"/>
          <w:noProof/>
        </w:rPr>
        <w:t>(66)</w:t>
      </w:r>
      <w:r w:rsidR="004E6283" w:rsidRPr="0004067B">
        <w:rPr>
          <w:rFonts w:ascii="Times" w:hAnsi="Times"/>
        </w:rPr>
        <w:fldChar w:fldCharType="end"/>
      </w:r>
      <w:r w:rsidR="004E6283" w:rsidRPr="0004067B">
        <w:rPr>
          <w:rFonts w:ascii="Times" w:hAnsi="Times"/>
        </w:rPr>
        <w:t xml:space="preserve"> and visualized with the ggplot2 package </w:t>
      </w:r>
      <w:r w:rsidR="004E6283" w:rsidRPr="0004067B">
        <w:rPr>
          <w:rFonts w:ascii="Times" w:hAnsi="Times"/>
        </w:rPr>
        <w:fldChar w:fldCharType="begin" w:fldLock="1"/>
      </w:r>
      <w:r w:rsidR="00A863EF">
        <w:rPr>
          <w:rFonts w:ascii="Times" w:hAnsi="Times"/>
        </w:rPr>
        <w:instrText xml:space="preserve"> ADDIN ZOTERO_ITEM CSL_CITATION {"citationID":"028InSDe","properties":{"formattedCitation":"(67)","plainCitation":"(67)","noteIndex":0},"citationItems":[{"id":1219,"uris":["http://www.mendeley.com/documents/?uuid=c0478dd5-b7ac-3b4f-a00d-993eb77215dc","http://zotero.org/users/10354432/items/UHI6R2X6"],"itemData":{"id":1219,"type":"chapter","abstract":"ggplot2 is an R package for producing statistical, or data, graphics, but it is unlike most other graphics packages because it has a deep underlying grammar. This grammar, based on the Grammar of Graphics (Wilkinson, 2005), is made up of a set of independent components that can be composed in many different ways. This makes ggplot2 very powerful because you are not limited to a set of pre-specified graphics, but you can create new graphics that are precisely tailored for your problem. This may sound overwhelming, but because there is a simple set of core principles and very few special cases, ggplot2 is also easy to learn (although it may take a little time to forget your preconceptions from other graphics tools).","container-title":"Elegant Graphics for Data Analysis","note":"DOI: 10.1007/978-3-319-24277-4_1","page":"3-10","title":"Elegant Graphics for Data Analysis","URL":"http://link.springer.com/10.1007/978-3-319-24277-4_1","author":[{"family":"Wickham","given":"Hadley"}],"issued":{"date-parts":[["2016"]]}}}],"schema":"https://github.com/citation-style-language/schema/raw/master/csl-citation.json"} </w:instrText>
      </w:r>
      <w:r w:rsidR="004E6283" w:rsidRPr="0004067B">
        <w:rPr>
          <w:rFonts w:ascii="Times" w:hAnsi="Times"/>
        </w:rPr>
        <w:fldChar w:fldCharType="separate"/>
      </w:r>
      <w:r w:rsidR="00A863EF">
        <w:rPr>
          <w:rFonts w:ascii="Times" w:hAnsi="Times"/>
          <w:noProof/>
        </w:rPr>
        <w:t>(67)</w:t>
      </w:r>
      <w:r w:rsidR="004E6283" w:rsidRPr="0004067B">
        <w:rPr>
          <w:rFonts w:ascii="Times" w:hAnsi="Times"/>
        </w:rPr>
        <w:fldChar w:fldCharType="end"/>
      </w:r>
      <w:r w:rsidR="004E6283" w:rsidRPr="0004067B">
        <w:rPr>
          <w:rFonts w:ascii="Times" w:hAnsi="Times"/>
        </w:rPr>
        <w:t>.</w:t>
      </w:r>
      <w:r w:rsidR="000006F4" w:rsidRPr="0004067B">
        <w:rPr>
          <w:rFonts w:ascii="Times" w:hAnsi="Times"/>
        </w:rPr>
        <w:t xml:space="preserve"> </w:t>
      </w:r>
    </w:p>
    <w:p w14:paraId="6C91C04F" w14:textId="77777777" w:rsidR="00106BD0" w:rsidRPr="0004067B" w:rsidRDefault="00106BD0" w:rsidP="0004067B">
      <w:pPr>
        <w:spacing w:line="480" w:lineRule="auto"/>
        <w:rPr>
          <w:rFonts w:ascii="Times" w:hAnsi="Times"/>
        </w:rPr>
      </w:pPr>
      <w:r w:rsidRPr="0004067B">
        <w:rPr>
          <w:rFonts w:ascii="Times" w:hAnsi="Times"/>
        </w:rPr>
        <w:tab/>
      </w:r>
    </w:p>
    <w:p w14:paraId="2E8B8FA3" w14:textId="77777777" w:rsidR="00106BD0" w:rsidRPr="0004067B" w:rsidRDefault="00106BD0" w:rsidP="0004067B">
      <w:pPr>
        <w:spacing w:line="480" w:lineRule="auto"/>
        <w:rPr>
          <w:rFonts w:ascii="Times" w:hAnsi="Times"/>
        </w:rPr>
      </w:pPr>
      <w:r w:rsidRPr="0004067B">
        <w:rPr>
          <w:rFonts w:ascii="Times" w:hAnsi="Times"/>
        </w:rPr>
        <w:br w:type="page"/>
      </w:r>
    </w:p>
    <w:p w14:paraId="47BE8F39" w14:textId="2631F67E" w:rsidR="00E742C9" w:rsidRPr="0004067B" w:rsidRDefault="00106BD0" w:rsidP="0004067B">
      <w:pPr>
        <w:spacing w:line="480" w:lineRule="auto"/>
        <w:rPr>
          <w:rFonts w:ascii="Times" w:hAnsi="Times"/>
        </w:rPr>
      </w:pPr>
      <w:r w:rsidRPr="0004067B">
        <w:rPr>
          <w:rFonts w:ascii="Times" w:hAnsi="Times"/>
        </w:rPr>
        <w:lastRenderedPageBreak/>
        <w:t>RESULTS</w:t>
      </w:r>
      <w:r w:rsidR="00E0644E" w:rsidRPr="0004067B">
        <w:rPr>
          <w:rFonts w:ascii="Times" w:hAnsi="Times"/>
        </w:rPr>
        <w:t xml:space="preserve"> AND DISCUSSION</w:t>
      </w:r>
    </w:p>
    <w:p w14:paraId="4B0C2F3F" w14:textId="08711080" w:rsidR="007A0402" w:rsidRPr="0004067B" w:rsidRDefault="007A0402" w:rsidP="0004067B">
      <w:pPr>
        <w:spacing w:line="480" w:lineRule="auto"/>
        <w:rPr>
          <w:rFonts w:ascii="Times" w:hAnsi="Times"/>
          <w:i/>
          <w:iCs/>
        </w:rPr>
      </w:pPr>
      <w:r w:rsidRPr="0004067B">
        <w:rPr>
          <w:rFonts w:ascii="Times" w:hAnsi="Times"/>
          <w:i/>
          <w:iCs/>
        </w:rPr>
        <w:t>Codon bias, GC content, and genome size</w:t>
      </w:r>
    </w:p>
    <w:p w14:paraId="1DCB4270" w14:textId="68FB7E79" w:rsidR="001B25C9" w:rsidRPr="0004067B" w:rsidRDefault="008930E4" w:rsidP="008E04FE">
      <w:pPr>
        <w:spacing w:line="480" w:lineRule="auto"/>
        <w:ind w:firstLine="720"/>
        <w:rPr>
          <w:rFonts w:ascii="Times" w:hAnsi="Times"/>
        </w:rPr>
      </w:pPr>
      <w:r w:rsidRPr="0004067B">
        <w:rPr>
          <w:rFonts w:ascii="Times" w:hAnsi="Times"/>
          <w:noProof/>
        </w:rPr>
        <mc:AlternateContent>
          <mc:Choice Requires="wps">
            <w:drawing>
              <wp:anchor distT="0" distB="0" distL="114300" distR="114300" simplePos="0" relativeHeight="251660288" behindDoc="0" locked="0" layoutInCell="1" allowOverlap="1" wp14:anchorId="3E699DE6" wp14:editId="3D4BA824">
                <wp:simplePos x="0" y="0"/>
                <wp:positionH relativeFrom="column">
                  <wp:posOffset>-107427</wp:posOffset>
                </wp:positionH>
                <wp:positionV relativeFrom="paragraph">
                  <wp:posOffset>2444600</wp:posOffset>
                </wp:positionV>
                <wp:extent cx="340659" cy="322729"/>
                <wp:effectExtent l="0" t="0" r="2540" b="0"/>
                <wp:wrapNone/>
                <wp:docPr id="1084016937" name="Text Box 4"/>
                <wp:cNvGraphicFramePr/>
                <a:graphic xmlns:a="http://schemas.openxmlformats.org/drawingml/2006/main">
                  <a:graphicData uri="http://schemas.microsoft.com/office/word/2010/wordprocessingShape">
                    <wps:wsp>
                      <wps:cNvSpPr txBox="1"/>
                      <wps:spPr>
                        <a:xfrm>
                          <a:off x="0" y="0"/>
                          <a:ext cx="340659" cy="322729"/>
                        </a:xfrm>
                        <a:prstGeom prst="rect">
                          <a:avLst/>
                        </a:prstGeom>
                        <a:solidFill>
                          <a:schemeClr val="lt1"/>
                        </a:solidFill>
                        <a:ln w="6350">
                          <a:noFill/>
                        </a:ln>
                      </wps:spPr>
                      <wps:txbx>
                        <w:txbxContent>
                          <w:p w14:paraId="179F44A4" w14:textId="60477EB0" w:rsidR="008930E4" w:rsidRPr="008930E4" w:rsidRDefault="008930E4">
                            <w:pPr>
                              <w:rPr>
                                <w:b/>
                                <w:bCs/>
                                <w:sz w:val="36"/>
                                <w:szCs w:val="36"/>
                              </w:rPr>
                            </w:pPr>
                            <w:r w:rsidRPr="008930E4">
                              <w:rPr>
                                <w:b/>
                                <w:bCs/>
                                <w:sz w:val="36"/>
                                <w:szCs w:val="3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699DE6" id="_x0000_t202" coordsize="21600,21600" o:spt="202" path="m,l,21600r21600,l21600,xe">
                <v:stroke joinstyle="miter"/>
                <v:path gradientshapeok="t" o:connecttype="rect"/>
              </v:shapetype>
              <v:shape id="Text Box 4" o:spid="_x0000_s1026" type="#_x0000_t202" style="position:absolute;left:0;text-align:left;margin-left:-8.45pt;margin-top:192.5pt;width:26.8pt;height:25.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" fillcolor="white [3201]" stroked="f" strokeweight=".5pt">
                <v:textbox>
                  <w:txbxContent>
                    <w:p w14:paraId="179F44A4" w14:textId="60477EB0" w:rsidR="008930E4" w:rsidRPr="008930E4" w:rsidRDefault="008930E4">
                      <w:pPr>
                        <w:rPr>
                          <w:b/>
                          <w:bCs/>
                          <w:sz w:val="36"/>
                          <w:szCs w:val="36"/>
                        </w:rPr>
                      </w:pPr>
                      <w:r w:rsidRPr="008930E4">
                        <w:rPr>
                          <w:b/>
                          <w:bCs/>
                          <w:sz w:val="36"/>
                          <w:szCs w:val="36"/>
                        </w:rPr>
                        <w:t>a</w:t>
                      </w:r>
                    </w:p>
                  </w:txbxContent>
                </v:textbox>
              </v:shape>
            </w:pict>
          </mc:Fallback>
        </mc:AlternateContent>
      </w:r>
      <w:r w:rsidRPr="0004067B">
        <w:rPr>
          <w:rFonts w:ascii="Times" w:hAnsi="Times"/>
          <w:noProof/>
        </w:rPr>
        <mc:AlternateContent>
          <mc:Choice Requires="wps">
            <w:drawing>
              <wp:anchor distT="0" distB="0" distL="114300" distR="114300" simplePos="0" relativeHeight="251662336" behindDoc="0" locked="0" layoutInCell="1" allowOverlap="1" wp14:anchorId="3B5B7610" wp14:editId="1A7E4F03">
                <wp:simplePos x="0" y="0"/>
                <wp:positionH relativeFrom="column">
                  <wp:posOffset>3208655</wp:posOffset>
                </wp:positionH>
                <wp:positionV relativeFrom="paragraph">
                  <wp:posOffset>2470785</wp:posOffset>
                </wp:positionV>
                <wp:extent cx="340659" cy="322729"/>
                <wp:effectExtent l="0" t="0" r="2540" b="0"/>
                <wp:wrapNone/>
                <wp:docPr id="1635934388" name="Text Box 4"/>
                <wp:cNvGraphicFramePr/>
                <a:graphic xmlns:a="http://schemas.openxmlformats.org/drawingml/2006/main">
                  <a:graphicData uri="http://schemas.microsoft.com/office/word/2010/wordprocessingShape">
                    <wps:wsp>
                      <wps:cNvSpPr txBox="1"/>
                      <wps:spPr>
                        <a:xfrm>
                          <a:off x="0" y="0"/>
                          <a:ext cx="340659" cy="322729"/>
                        </a:xfrm>
                        <a:prstGeom prst="rect">
                          <a:avLst/>
                        </a:prstGeom>
                        <a:solidFill>
                          <a:schemeClr val="lt1"/>
                        </a:solidFill>
                        <a:ln w="6350">
                          <a:noFill/>
                        </a:ln>
                      </wps:spPr>
                      <wps:txbx>
                        <w:txbxContent>
                          <w:p w14:paraId="19374AB7" w14:textId="3D5210D2" w:rsidR="008930E4" w:rsidRPr="008930E4" w:rsidRDefault="008930E4" w:rsidP="008930E4">
                            <w:pPr>
                              <w:rPr>
                                <w:b/>
                                <w:bCs/>
                                <w:sz w:val="36"/>
                                <w:szCs w:val="36"/>
                              </w:rPr>
                            </w:pPr>
                            <w:r>
                              <w:rPr>
                                <w:b/>
                                <w:bCs/>
                                <w:sz w:val="36"/>
                                <w:szCs w:val="3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5B7610" id="_x0000_s1027" type="#_x0000_t202" style="position:absolute;left:0;text-align:left;margin-left:252.65pt;margin-top:194.55pt;width:26.8pt;height:25.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" fillcolor="white [3201]" stroked="f" strokeweight=".5pt">
                <v:textbox>
                  <w:txbxContent>
                    <w:p w14:paraId="19374AB7" w14:textId="3D5210D2" w:rsidR="008930E4" w:rsidRPr="008930E4" w:rsidRDefault="008930E4" w:rsidP="008930E4">
                      <w:pPr>
                        <w:rPr>
                          <w:b/>
                          <w:bCs/>
                          <w:sz w:val="36"/>
                          <w:szCs w:val="36"/>
                        </w:rPr>
                      </w:pPr>
                      <w:r>
                        <w:rPr>
                          <w:b/>
                          <w:bCs/>
                          <w:sz w:val="36"/>
                          <w:szCs w:val="36"/>
                        </w:rPr>
                        <w:t>b</w:t>
                      </w:r>
                    </w:p>
                  </w:txbxContent>
                </v:textbox>
              </v:shape>
            </w:pict>
          </mc:Fallback>
        </mc:AlternateContent>
      </w:r>
      <w:r w:rsidRPr="0004067B">
        <w:rPr>
          <w:rFonts w:ascii="Times" w:hAnsi="Times"/>
          <w:noProof/>
        </w:rPr>
        <w:drawing>
          <wp:anchor distT="0" distB="0" distL="114300" distR="114300" simplePos="0" relativeHeight="251658240" behindDoc="1" locked="0" layoutInCell="1" allowOverlap="1" wp14:anchorId="01BF33D0" wp14:editId="639CE79B">
            <wp:simplePos x="0" y="0"/>
            <wp:positionH relativeFrom="column">
              <wp:posOffset>3298676</wp:posOffset>
            </wp:positionH>
            <wp:positionV relativeFrom="paragraph">
              <wp:posOffset>2682987</wp:posOffset>
            </wp:positionV>
            <wp:extent cx="2569845" cy="1927225"/>
            <wp:effectExtent l="0" t="0" r="0" b="3175"/>
            <wp:wrapTight wrapText="bothSides">
              <wp:wrapPolygon edited="0">
                <wp:start x="0" y="0"/>
                <wp:lineTo x="0" y="21493"/>
                <wp:lineTo x="21456" y="21493"/>
                <wp:lineTo x="21456" y="0"/>
                <wp:lineTo x="0" y="0"/>
              </wp:wrapPolygon>
            </wp:wrapTight>
            <wp:docPr id="54394886" name="Picture 2" descr="A diagram of ribosome prote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4886" name="Picture 2" descr="A diagram of ribosome protei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9845" cy="1927225"/>
                    </a:xfrm>
                    <a:prstGeom prst="rect">
                      <a:avLst/>
                    </a:prstGeom>
                  </pic:spPr>
                </pic:pic>
              </a:graphicData>
            </a:graphic>
            <wp14:sizeRelH relativeFrom="page">
              <wp14:pctWidth>0</wp14:pctWidth>
            </wp14:sizeRelH>
            <wp14:sizeRelV relativeFrom="page">
              <wp14:pctHeight>0</wp14:pctHeight>
            </wp14:sizeRelV>
          </wp:anchor>
        </w:drawing>
      </w:r>
      <w:r w:rsidR="000F552A" w:rsidRPr="0004067B">
        <w:rPr>
          <w:rFonts w:ascii="Times" w:hAnsi="Times"/>
          <w:noProof/>
        </w:rPr>
        <mc:AlternateContent>
          <mc:Choice Requires="wps">
            <w:drawing>
              <wp:anchor distT="0" distB="0" distL="114300" distR="114300" simplePos="0" relativeHeight="251659264" behindDoc="0" locked="0" layoutInCell="1" allowOverlap="1" wp14:anchorId="5FCC0276" wp14:editId="156E2344">
                <wp:simplePos x="0" y="0"/>
                <wp:positionH relativeFrom="column">
                  <wp:posOffset>3433481</wp:posOffset>
                </wp:positionH>
                <wp:positionV relativeFrom="paragraph">
                  <wp:posOffset>4776022</wp:posOffset>
                </wp:positionV>
                <wp:extent cx="2034989" cy="2752164"/>
                <wp:effectExtent l="0" t="0" r="10160" b="16510"/>
                <wp:wrapNone/>
                <wp:docPr id="1672348557" name="Text Box 3"/>
                <wp:cNvGraphicFramePr/>
                <a:graphic xmlns:a="http://schemas.openxmlformats.org/drawingml/2006/main">
                  <a:graphicData uri="http://schemas.microsoft.com/office/word/2010/wordprocessingShape">
                    <wps:wsp>
                      <wps:cNvSpPr txBox="1"/>
                      <wps:spPr>
                        <a:xfrm>
                          <a:off x="0" y="0"/>
                          <a:ext cx="2034989" cy="2752164"/>
                        </a:xfrm>
                        <a:prstGeom prst="rect">
                          <a:avLst/>
                        </a:prstGeom>
                        <a:solidFill>
                          <a:schemeClr val="lt1"/>
                        </a:solidFill>
                        <a:ln w="6350">
                          <a:solidFill>
                            <a:schemeClr val="bg1"/>
                          </a:solidFill>
                        </a:ln>
                      </wps:spPr>
                      <wps:txbx>
                        <w:txbxContent>
                          <w:p w14:paraId="1BFFC309" w14:textId="79797AE0" w:rsidR="000F552A" w:rsidRPr="008930E4" w:rsidRDefault="000F552A">
                            <w:pPr>
                              <w:rPr>
                                <w:i/>
                                <w:iCs/>
                              </w:rPr>
                            </w:pPr>
                            <w:r w:rsidRPr="008930E4">
                              <w:rPr>
                                <w:i/>
                                <w:iCs/>
                              </w:rPr>
                              <w:t xml:space="preserve">Figure 1: </w:t>
                            </w:r>
                            <w:r w:rsidR="008930E4" w:rsidRPr="008930E4">
                              <w:rPr>
                                <w:i/>
                                <w:iCs/>
                              </w:rPr>
                              <w:t>Atom fraction excess (AFE) values as they related to effective number of codons in ribosomal protein genes (ENC`) and estimated genome size (Mbp)</w:t>
                            </w:r>
                            <w:r w:rsidR="008930E4">
                              <w:rPr>
                                <w:i/>
                                <w:iCs/>
                              </w:rPr>
                              <w:t xml:space="preserve"> at each time point</w:t>
                            </w:r>
                            <w:r w:rsidR="008930E4" w:rsidRPr="008930E4">
                              <w:rPr>
                                <w:i/>
                                <w:iCs/>
                              </w:rPr>
                              <w:t xml:space="preserve"> </w:t>
                            </w:r>
                            <w:r w:rsidR="008930E4" w:rsidRPr="008930E4">
                              <w:rPr>
                                <w:b/>
                                <w:bCs/>
                                <w:i/>
                                <w:iCs/>
                              </w:rPr>
                              <w:t xml:space="preserve">(A) </w:t>
                            </w:r>
                            <w:r w:rsidR="008930E4" w:rsidRPr="008930E4">
                              <w:rPr>
                                <w:i/>
                                <w:iCs/>
                              </w:rPr>
                              <w:t>as well as the GC content of ribosomal protein genes</w:t>
                            </w:r>
                            <w:r w:rsidR="008930E4">
                              <w:rPr>
                                <w:i/>
                                <w:iCs/>
                              </w:rPr>
                              <w:t xml:space="preserve"> </w:t>
                            </w:r>
                            <w:r w:rsidR="008930E4" w:rsidRPr="008930E4">
                              <w:rPr>
                                <w:i/>
                                <w:iCs/>
                              </w:rPr>
                              <w:t xml:space="preserve">at 72 h post wet-up, with color indicating ENC values </w:t>
                            </w:r>
                            <w:r w:rsidR="008930E4" w:rsidRPr="008930E4">
                              <w:rPr>
                                <w:b/>
                                <w:bCs/>
                                <w:i/>
                                <w:iCs/>
                              </w:rPr>
                              <w:t xml:space="preserve">(B). </w:t>
                            </w:r>
                            <w:r w:rsidR="008930E4" w:rsidRPr="008930E4">
                              <w:rPr>
                                <w:i/>
                                <w:iCs/>
                              </w:rPr>
                              <w:t>Lower ENC values indicate a higher level of codon bias.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CC0276" id="Text Box 3" o:spid="_x0000_s1028" type="#_x0000_t202" style="position:absolute;left:0;text-align:left;margin-left:270.35pt;margin-top:376.05pt;width:160.25pt;height:216.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" fillcolor="white [3201]" strokecolor="white [3212]" strokeweight=".5pt">
                <v:textbox>
                  <w:txbxContent>
                    <w:p w14:paraId="1BFFC309" w14:textId="79797AE0" w:rsidR="000F552A" w:rsidRPr="008930E4" w:rsidRDefault="000F552A">
                      <w:pPr>
                        <w:rPr>
                          <w:i/>
                          <w:iCs/>
                        </w:rPr>
                      </w:pPr>
                      <w:r w:rsidRPr="008930E4">
                        <w:rPr>
                          <w:i/>
                          <w:iCs/>
                        </w:rPr>
                        <w:t xml:space="preserve">Figure 1: </w:t>
                      </w:r>
                      <w:r w:rsidR="008930E4" w:rsidRPr="008930E4">
                        <w:rPr>
                          <w:i/>
                          <w:iCs/>
                        </w:rPr>
                        <w:t>Atom fraction excess (AFE) values as they related to effective number of codons in ribosomal protein genes (ENC`) and estimated genome size (</w:t>
                      </w:r>
                      <w:proofErr w:type="spellStart"/>
                      <w:r w:rsidR="008930E4" w:rsidRPr="008930E4">
                        <w:rPr>
                          <w:i/>
                          <w:iCs/>
                        </w:rPr>
                        <w:t>Mbp</w:t>
                      </w:r>
                      <w:proofErr w:type="spellEnd"/>
                      <w:r w:rsidR="008930E4" w:rsidRPr="008930E4">
                        <w:rPr>
                          <w:i/>
                          <w:iCs/>
                        </w:rPr>
                        <w:t>)</w:t>
                      </w:r>
                      <w:r w:rsidR="008930E4">
                        <w:rPr>
                          <w:i/>
                          <w:iCs/>
                        </w:rPr>
                        <w:t xml:space="preserve"> at each time point</w:t>
                      </w:r>
                      <w:r w:rsidR="008930E4" w:rsidRPr="008930E4">
                        <w:rPr>
                          <w:i/>
                          <w:iCs/>
                        </w:rPr>
                        <w:t xml:space="preserve"> </w:t>
                      </w:r>
                      <w:r w:rsidR="008930E4" w:rsidRPr="008930E4">
                        <w:rPr>
                          <w:b/>
                          <w:bCs/>
                          <w:i/>
                          <w:iCs/>
                        </w:rPr>
                        <w:t xml:space="preserve">(A) </w:t>
                      </w:r>
                      <w:r w:rsidR="008930E4" w:rsidRPr="008930E4">
                        <w:rPr>
                          <w:i/>
                          <w:iCs/>
                        </w:rPr>
                        <w:t>as well as the GC content of ribosomal protein genes</w:t>
                      </w:r>
                      <w:r w:rsidR="008930E4">
                        <w:rPr>
                          <w:i/>
                          <w:iCs/>
                        </w:rPr>
                        <w:t xml:space="preserve"> </w:t>
                      </w:r>
                      <w:r w:rsidR="008930E4" w:rsidRPr="008930E4">
                        <w:rPr>
                          <w:i/>
                          <w:iCs/>
                        </w:rPr>
                        <w:t xml:space="preserve">at 72 h post wet-up, with color indicating ENC values </w:t>
                      </w:r>
                      <w:r w:rsidR="008930E4" w:rsidRPr="008930E4">
                        <w:rPr>
                          <w:b/>
                          <w:bCs/>
                          <w:i/>
                          <w:iCs/>
                        </w:rPr>
                        <w:t xml:space="preserve">(B). </w:t>
                      </w:r>
                      <w:r w:rsidR="008930E4" w:rsidRPr="008930E4">
                        <w:rPr>
                          <w:i/>
                          <w:iCs/>
                        </w:rPr>
                        <w:t>Lower ENC values indicate a higher level of codon bias.</w:t>
                      </w:r>
                    </w:p>
                  </w:txbxContent>
                </v:textbox>
              </v:shape>
            </w:pict>
          </mc:Fallback>
        </mc:AlternateContent>
      </w:r>
      <w:r w:rsidR="000F552A" w:rsidRPr="0004067B">
        <w:rPr>
          <w:rFonts w:ascii="Times" w:hAnsi="Times"/>
          <w:noProof/>
        </w:rPr>
        <w:drawing>
          <wp:anchor distT="0" distB="0" distL="114300" distR="114300" simplePos="0" relativeHeight="251657216" behindDoc="1" locked="0" layoutInCell="1" allowOverlap="1" wp14:anchorId="2C7FECBB" wp14:editId="7DACA758">
            <wp:simplePos x="0" y="0"/>
            <wp:positionH relativeFrom="column">
              <wp:posOffset>-17780</wp:posOffset>
            </wp:positionH>
            <wp:positionV relativeFrom="paragraph">
              <wp:posOffset>2594386</wp:posOffset>
            </wp:positionV>
            <wp:extent cx="3181985" cy="5207635"/>
            <wp:effectExtent l="0" t="0" r="5715" b="0"/>
            <wp:wrapTopAndBottom/>
            <wp:docPr id="944108612" name="Picture 1" descr="A graph of a graph showing a number of 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08612" name="Picture 1" descr="A graph of a graph showing a number of red dot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1985" cy="5207635"/>
                    </a:xfrm>
                    <a:prstGeom prst="rect">
                      <a:avLst/>
                    </a:prstGeom>
                  </pic:spPr>
                </pic:pic>
              </a:graphicData>
            </a:graphic>
            <wp14:sizeRelH relativeFrom="page">
              <wp14:pctWidth>0</wp14:pctWidth>
            </wp14:sizeRelH>
            <wp14:sizeRelV relativeFrom="page">
              <wp14:pctHeight>0</wp14:pctHeight>
            </wp14:sizeRelV>
          </wp:anchor>
        </w:drawing>
      </w:r>
      <w:r w:rsidR="001B25C9" w:rsidRPr="0004067B">
        <w:rPr>
          <w:rFonts w:ascii="Times" w:hAnsi="Times"/>
        </w:rPr>
        <w:t>We initially conducted model comparisons of traits most often associated with growth, specifically, codon bias, genome size, and GC content.</w:t>
      </w:r>
      <w:r w:rsidR="00D83A9B">
        <w:rPr>
          <w:rFonts w:ascii="Times" w:hAnsi="Times"/>
        </w:rPr>
        <w:t xml:space="preserve"> A</w:t>
      </w:r>
      <w:r w:rsidR="00D83A9B">
        <w:rPr>
          <w:rFonts w:ascii="Times" w:hAnsi="Times"/>
        </w:rPr>
        <w:t>tom fraction excess (</w:t>
      </w:r>
      <w:r w:rsidR="00D83A9B" w:rsidRPr="0004067B">
        <w:rPr>
          <w:rFonts w:ascii="Times" w:hAnsi="Times"/>
        </w:rPr>
        <w:t>AFE</w:t>
      </w:r>
      <w:r w:rsidR="00D83A9B">
        <w:rPr>
          <w:rFonts w:ascii="Times" w:hAnsi="Times"/>
        </w:rPr>
        <w:t>)</w:t>
      </w:r>
      <w:r w:rsidR="00D83A9B">
        <w:rPr>
          <w:rFonts w:ascii="Times" w:hAnsi="Times"/>
        </w:rPr>
        <w:t xml:space="preserve"> values were used as the response variable, with higher levels of isotopic enrichment being used as index of growth.</w:t>
      </w:r>
      <w:r w:rsidR="00D83A9B" w:rsidRPr="0004067B">
        <w:rPr>
          <w:rFonts w:ascii="Times" w:hAnsi="Times"/>
        </w:rPr>
        <w:t xml:space="preserve"> </w:t>
      </w:r>
      <w:r w:rsidR="001B25C9" w:rsidRPr="0004067B">
        <w:rPr>
          <w:rFonts w:ascii="Times" w:hAnsi="Times"/>
        </w:rPr>
        <w:t xml:space="preserve"> </w:t>
      </w:r>
      <w:r w:rsidR="00FC0968" w:rsidRPr="0004067B">
        <w:rPr>
          <w:rFonts w:ascii="Times" w:hAnsi="Times"/>
        </w:rPr>
        <w:t>R</w:t>
      </w:r>
      <w:r w:rsidR="00FC0968" w:rsidRPr="0004067B">
        <w:rPr>
          <w:rFonts w:ascii="Times" w:hAnsi="Times"/>
          <w:vertAlign w:val="superscript"/>
        </w:rPr>
        <w:t>2</w:t>
      </w:r>
      <w:r w:rsidR="00FC0968" w:rsidRPr="0004067B">
        <w:rPr>
          <w:rFonts w:ascii="Times" w:hAnsi="Times"/>
        </w:rPr>
        <w:t xml:space="preserve"> and AIC values indicated that </w:t>
      </w:r>
      <w:r w:rsidR="0022251E">
        <w:rPr>
          <w:rFonts w:ascii="Times" w:hAnsi="Times"/>
        </w:rPr>
        <w:t>the codon bias of the ribosomal proteins (</w:t>
      </w:r>
      <w:proofErr w:type="spellStart"/>
      <w:r w:rsidR="00FC0968" w:rsidRPr="0004067B">
        <w:rPr>
          <w:rFonts w:ascii="Times" w:hAnsi="Times"/>
        </w:rPr>
        <w:t>ENC</w:t>
      </w:r>
      <w:r w:rsidR="001B25C9" w:rsidRPr="0004067B">
        <w:rPr>
          <w:rFonts w:ascii="Times" w:hAnsi="Times"/>
        </w:rPr>
        <w:t>’</w:t>
      </w:r>
      <w:r w:rsidR="001B25C9" w:rsidRPr="0004067B">
        <w:rPr>
          <w:rFonts w:ascii="Times" w:hAnsi="Times"/>
          <w:vertAlign w:val="subscript"/>
        </w:rPr>
        <w:t>ribo</w:t>
      </w:r>
      <w:proofErr w:type="spellEnd"/>
      <w:r w:rsidR="0022251E">
        <w:rPr>
          <w:rFonts w:ascii="Times" w:hAnsi="Times"/>
        </w:rPr>
        <w:t>)</w:t>
      </w:r>
      <w:r w:rsidR="00FC0968" w:rsidRPr="0004067B">
        <w:rPr>
          <w:rFonts w:ascii="Times" w:hAnsi="Times"/>
        </w:rPr>
        <w:t xml:space="preserve"> better predicted AFE values</w:t>
      </w:r>
      <w:r w:rsidR="00D83A9B">
        <w:rPr>
          <w:rFonts w:ascii="Times" w:hAnsi="Times"/>
        </w:rPr>
        <w:t xml:space="preserve"> </w:t>
      </w:r>
      <w:r w:rsidR="00FC0968" w:rsidRPr="0004067B">
        <w:rPr>
          <w:rFonts w:ascii="Times" w:hAnsi="Times"/>
        </w:rPr>
        <w:t xml:space="preserve">than </w:t>
      </w:r>
      <w:r w:rsidR="0022251E">
        <w:rPr>
          <w:rFonts w:ascii="Times" w:hAnsi="Times"/>
        </w:rPr>
        <w:t>the codon bias of the whole genome (</w:t>
      </w:r>
      <w:r w:rsidR="00FC0968" w:rsidRPr="0004067B">
        <w:rPr>
          <w:rFonts w:ascii="Times" w:hAnsi="Times"/>
        </w:rPr>
        <w:t>ENC</w:t>
      </w:r>
      <w:r w:rsidR="001B25C9" w:rsidRPr="0004067B">
        <w:rPr>
          <w:rFonts w:ascii="Times" w:hAnsi="Times"/>
        </w:rPr>
        <w:t>’</w:t>
      </w:r>
      <w:r w:rsidR="0022251E">
        <w:rPr>
          <w:rFonts w:ascii="Times" w:hAnsi="Times"/>
        </w:rPr>
        <w:t>) or the codon bias of ribosomal proteins relative to the whole genome (</w:t>
      </w:r>
      <w:r w:rsidR="0022251E" w:rsidRPr="0004067B">
        <w:rPr>
          <w:rFonts w:ascii="Times" w:hAnsi="Times"/>
        </w:rPr>
        <w:sym w:font="Symbol" w:char="F044"/>
      </w:r>
      <w:r w:rsidR="0022251E" w:rsidRPr="0004067B">
        <w:rPr>
          <w:rFonts w:ascii="Times" w:hAnsi="Times"/>
        </w:rPr>
        <w:t>ENC’</w:t>
      </w:r>
      <w:r w:rsidR="0022251E">
        <w:rPr>
          <w:rFonts w:ascii="Times" w:hAnsi="Times"/>
        </w:rPr>
        <w:t>)</w:t>
      </w:r>
      <w:r w:rsidR="001B25C9" w:rsidRPr="0004067B">
        <w:rPr>
          <w:rFonts w:ascii="Times" w:hAnsi="Times"/>
        </w:rPr>
        <w:t>.</w:t>
      </w:r>
      <w:r w:rsidR="00FC0968" w:rsidRPr="0004067B">
        <w:rPr>
          <w:rFonts w:ascii="Times" w:hAnsi="Times"/>
        </w:rPr>
        <w:t xml:space="preserve"> </w:t>
      </w:r>
      <w:proofErr w:type="spellStart"/>
      <w:r w:rsidR="001B25C9" w:rsidRPr="0004067B">
        <w:rPr>
          <w:rFonts w:ascii="Times" w:hAnsi="Times"/>
        </w:rPr>
        <w:t>ENC’</w:t>
      </w:r>
      <w:r w:rsidR="001B25C9" w:rsidRPr="0004067B">
        <w:rPr>
          <w:rFonts w:ascii="Times" w:hAnsi="Times"/>
          <w:vertAlign w:val="subscript"/>
        </w:rPr>
        <w:t>ribo</w:t>
      </w:r>
      <w:proofErr w:type="spellEnd"/>
      <w:r w:rsidR="001B25C9" w:rsidRPr="0004067B">
        <w:rPr>
          <w:rFonts w:ascii="Times" w:hAnsi="Times"/>
        </w:rPr>
        <w:t xml:space="preserve"> </w:t>
      </w:r>
      <w:r w:rsidR="0022251E">
        <w:rPr>
          <w:rFonts w:ascii="Times" w:hAnsi="Times"/>
        </w:rPr>
        <w:t xml:space="preserve">also </w:t>
      </w:r>
      <w:r w:rsidR="00FC0968" w:rsidRPr="0004067B">
        <w:rPr>
          <w:rFonts w:ascii="Times" w:hAnsi="Times"/>
        </w:rPr>
        <w:t>predicted growth better than estimated genome size, GC content, or ribosomal GC content</w:t>
      </w:r>
      <w:r w:rsidR="00977DD5" w:rsidRPr="0004067B">
        <w:rPr>
          <w:rFonts w:ascii="Times" w:hAnsi="Times"/>
        </w:rPr>
        <w:t xml:space="preserve"> (Supplemental Table 1)</w:t>
      </w:r>
      <w:r w:rsidR="001B25C9" w:rsidRPr="0022251E">
        <w:rPr>
          <w:rFonts w:ascii="Times" w:hAnsi="Times"/>
        </w:rPr>
        <w:t xml:space="preserve">. </w:t>
      </w:r>
      <w:r w:rsidR="00313E90" w:rsidRPr="0022251E">
        <w:rPr>
          <w:rFonts w:ascii="Times" w:hAnsi="Times"/>
        </w:rPr>
        <w:lastRenderedPageBreak/>
        <w:t>This demonstrates that codon bias can effectively predict growth not only in pure cultures, as previously established, but also in complex soil microbial communities</w:t>
      </w:r>
      <w:r w:rsidR="00313E90">
        <w:t xml:space="preserve"> </w:t>
      </w:r>
      <w:r w:rsidR="00313E90" w:rsidRPr="0022251E">
        <w:rPr>
          <w:rFonts w:ascii="Times" w:hAnsi="Times"/>
        </w:rPr>
        <w:t>responding to a natural pulse phenomenon.</w:t>
      </w:r>
      <w:r w:rsidR="008E04FE">
        <w:rPr>
          <w:rFonts w:ascii="Times" w:hAnsi="Times"/>
        </w:rPr>
        <w:t xml:space="preserve"> </w:t>
      </w:r>
      <w:r w:rsidR="00FD1486" w:rsidRPr="0004067B">
        <w:rPr>
          <w:rFonts w:ascii="Times" w:hAnsi="Times"/>
        </w:rPr>
        <w:t>Although no broad-scale analysis of codon usage bias has been conducted in soils, previous work has found that in soils with lower C</w:t>
      </w:r>
      <w:r w:rsidR="00226AB5" w:rsidRPr="0004067B">
        <w:rPr>
          <w:rFonts w:ascii="Times" w:hAnsi="Times"/>
        </w:rPr>
        <w:t xml:space="preserve">, higher pH, and less rainfall, there tends to be a higher redundancy in the codon usage </w:t>
      </w:r>
      <w:r w:rsidR="00EA4E01" w:rsidRPr="0004067B">
        <w:rPr>
          <w:rFonts w:ascii="Times" w:hAnsi="Times"/>
        </w:rPr>
        <w:t>in the</w:t>
      </w:r>
      <w:r w:rsidR="00226AB5" w:rsidRPr="0004067B">
        <w:rPr>
          <w:rFonts w:ascii="Times" w:hAnsi="Times"/>
        </w:rPr>
        <w:t xml:space="preserve"> bacteria</w:t>
      </w:r>
      <w:r w:rsidR="00EA4E01" w:rsidRPr="0004067B">
        <w:rPr>
          <w:rFonts w:ascii="Times" w:hAnsi="Times"/>
        </w:rPr>
        <w:t xml:space="preserve">l population </w:t>
      </w:r>
      <w:r w:rsidR="00EA4E01" w:rsidRPr="0004067B">
        <w:rPr>
          <w:rFonts w:ascii="Times" w:hAnsi="Times"/>
        </w:rPr>
        <w:fldChar w:fldCharType="begin"/>
      </w:r>
      <w:r w:rsidR="00A863EF">
        <w:rPr>
          <w:rFonts w:ascii="Times" w:hAnsi="Times"/>
        </w:rPr>
        <w:instrText xml:space="preserve"> ADDIN ZOTERO_ITEM CSL_CITATION {"citationID":"Rt7SfiW6","properties":{"formattedCitation":"(68)","plainCitation":"(68)","noteIndex":0},"citationItems":[{"id":3197,"uris":["http://zotero.org/users/10354432/items/8JSVZ9QE"],"itemData":{"id":3197,"type":"article-journal","abstract":"Nutrient limitation has been shown to reduce bacterial genome size and influence nucleotide composition; however, much of this work has been conducted in marine systems and the factors which shape soil bacterial genomic traits remain largely unknown. Here we determined average genome size, GC content, codon usage, and amino acid content from 398 soil metagenomes across a broad geographic range and used machine-learning to determine the environmental parameters that most strongly explain the distribution of these traits. We found that genomic trait averages were most related to pH, which we suggest is primarily due to the correlation of pH with several environmental parameters, particularly soil carbon content. Low pH soils had higher carbon to nitrogen ratios (C:N) and tended to have communities with lower GC content and larger genomes, potentially a response to increased physiological stress and a requirement for metabolic diversity. Conversely, communities in high pH and low soil C:N had smaller genomes and higher GC content—indicating potential resource driven selection against AT base pairs, which have a higher C:N than GC base pairs. Similarly, we found that nutrient conservation also applied to amino acid stoichiometry, where bacteria in soils with low C:N ratios tended to code for amino acids with lower C:N. Together, these relationships point towards fundamental mechanisms that underpin genome size, and nucleotide and amino acid selection in soil bacteria.","container-title":"Soil Biology and Biochemistry","DOI":"10.1016/j.soilbio.2022.108935","ISSN":"0038-0717","journalAbbreviation":"Soil Biology and Biochemistry","language":"en","page":"108935","source":"ScienceDirect","title":"Edaphic controls on genome size and GC content of bacteria in soil microbial communities","volume":"178","author":[{"family":"Chuckran","given":"Peter F."},{"family":"Flagg","given":"Cody"},{"family":"Propster","given":"Jeffrey"},{"family":"Rutherford","given":"William A."},{"family":"Sieradzki","given":"Ella T."},{"family":"Blazewicz","given":"Steven J."},{"family":"Hungate","given":"Bruce"},{"family":"Pett-Ridge","given":"Jennifer"},{"family":"Schwartz","given":"Egbert"},{"family":"Dijkstra","given":"Paul"}],"issued":{"date-parts":[["2023",3,1]]}}}],"schema":"https://github.com/citation-style-language/schema/raw/master/csl-citation.json"} </w:instrText>
      </w:r>
      <w:r w:rsidR="00EA4E01" w:rsidRPr="0004067B">
        <w:rPr>
          <w:rFonts w:ascii="Times" w:hAnsi="Times"/>
        </w:rPr>
        <w:fldChar w:fldCharType="separate"/>
      </w:r>
      <w:r w:rsidR="00A863EF">
        <w:rPr>
          <w:rFonts w:ascii="Times" w:hAnsi="Times"/>
          <w:noProof/>
        </w:rPr>
        <w:t>(68)</w:t>
      </w:r>
      <w:r w:rsidR="00EA4E01" w:rsidRPr="0004067B">
        <w:rPr>
          <w:rFonts w:ascii="Times" w:hAnsi="Times"/>
        </w:rPr>
        <w:fldChar w:fldCharType="end"/>
      </w:r>
      <w:r w:rsidR="00802BB2" w:rsidRPr="0004067B">
        <w:rPr>
          <w:rFonts w:ascii="Times" w:hAnsi="Times"/>
        </w:rPr>
        <w:t xml:space="preserve">. </w:t>
      </w:r>
      <w:r w:rsidR="00977DD5" w:rsidRPr="0004067B">
        <w:rPr>
          <w:rFonts w:ascii="Times" w:hAnsi="Times"/>
        </w:rPr>
        <w:t>High</w:t>
      </w:r>
      <w:r w:rsidR="00EA4E01" w:rsidRPr="0004067B">
        <w:rPr>
          <w:rFonts w:ascii="Times" w:hAnsi="Times"/>
        </w:rPr>
        <w:t xml:space="preserve"> codon bias </w:t>
      </w:r>
      <w:r w:rsidR="00977DD5" w:rsidRPr="0004067B">
        <w:rPr>
          <w:rFonts w:ascii="Times" w:hAnsi="Times"/>
        </w:rPr>
        <w:t xml:space="preserve">could be a </w:t>
      </w:r>
      <w:r w:rsidR="00EA4E01" w:rsidRPr="0004067B">
        <w:rPr>
          <w:rFonts w:ascii="Times" w:hAnsi="Times"/>
        </w:rPr>
        <w:t xml:space="preserve">fundamental life-strategy trait for soil communities </w:t>
      </w:r>
      <w:r w:rsidR="00217A7A">
        <w:rPr>
          <w:rFonts w:ascii="Times" w:hAnsi="Times"/>
        </w:rPr>
        <w:t>experiencing</w:t>
      </w:r>
      <w:r w:rsidR="00EA4E01" w:rsidRPr="0004067B">
        <w:rPr>
          <w:rFonts w:ascii="Times" w:hAnsi="Times"/>
        </w:rPr>
        <w:t xml:space="preserve"> </w:t>
      </w:r>
      <w:r w:rsidR="00217A7A">
        <w:rPr>
          <w:rFonts w:ascii="Times" w:hAnsi="Times"/>
        </w:rPr>
        <w:t>transient</w:t>
      </w:r>
      <w:r w:rsidR="00217A7A" w:rsidRPr="0004067B">
        <w:rPr>
          <w:rFonts w:ascii="Times" w:hAnsi="Times"/>
        </w:rPr>
        <w:t xml:space="preserve"> </w:t>
      </w:r>
      <w:r w:rsidR="00EA4E01" w:rsidRPr="0004067B">
        <w:rPr>
          <w:rFonts w:ascii="Times" w:hAnsi="Times"/>
        </w:rPr>
        <w:t xml:space="preserve">water and nutrient </w:t>
      </w:r>
      <w:r w:rsidR="0022251E">
        <w:rPr>
          <w:rFonts w:ascii="Times" w:hAnsi="Times"/>
        </w:rPr>
        <w:t>availability</w:t>
      </w:r>
      <w:r w:rsidR="00977DD5" w:rsidRPr="0004067B">
        <w:rPr>
          <w:rFonts w:ascii="Times" w:hAnsi="Times"/>
        </w:rPr>
        <w:t xml:space="preserve">, </w:t>
      </w:r>
      <w:r w:rsidR="00217A7A">
        <w:rPr>
          <w:rFonts w:ascii="Times" w:hAnsi="Times"/>
        </w:rPr>
        <w:t>enabling quicker</w:t>
      </w:r>
      <w:r w:rsidR="00217A7A" w:rsidRPr="0004067B">
        <w:rPr>
          <w:rFonts w:ascii="Times" w:hAnsi="Times"/>
        </w:rPr>
        <w:t xml:space="preserve"> </w:t>
      </w:r>
      <w:r w:rsidR="00977DD5" w:rsidRPr="0004067B">
        <w:rPr>
          <w:rFonts w:ascii="Times" w:hAnsi="Times"/>
        </w:rPr>
        <w:t xml:space="preserve">responses to </w:t>
      </w:r>
      <w:r w:rsidR="00217A7A">
        <w:rPr>
          <w:rFonts w:ascii="Times" w:hAnsi="Times"/>
        </w:rPr>
        <w:t xml:space="preserve">sudden </w:t>
      </w:r>
      <w:r w:rsidR="00977DD5" w:rsidRPr="0004067B">
        <w:rPr>
          <w:rFonts w:ascii="Times" w:hAnsi="Times"/>
        </w:rPr>
        <w:t xml:space="preserve">pulse </w:t>
      </w:r>
      <w:r w:rsidR="00217A7A">
        <w:rPr>
          <w:rFonts w:ascii="Times" w:hAnsi="Times"/>
        </w:rPr>
        <w:t>events</w:t>
      </w:r>
      <w:r w:rsidR="00977DD5" w:rsidRPr="0004067B">
        <w:rPr>
          <w:rFonts w:ascii="Times" w:hAnsi="Times"/>
        </w:rPr>
        <w:t>. This highlights the importance of c</w:t>
      </w:r>
      <w:r w:rsidR="00EA4E01" w:rsidRPr="0004067B">
        <w:rPr>
          <w:rFonts w:ascii="Times" w:hAnsi="Times"/>
        </w:rPr>
        <w:t xml:space="preserve">odon usage </w:t>
      </w:r>
      <w:r w:rsidR="00977DD5" w:rsidRPr="0004067B">
        <w:rPr>
          <w:rFonts w:ascii="Times" w:hAnsi="Times"/>
        </w:rPr>
        <w:t>as</w:t>
      </w:r>
      <w:r w:rsidR="00EA4E01" w:rsidRPr="0004067B">
        <w:rPr>
          <w:rFonts w:ascii="Times" w:hAnsi="Times"/>
        </w:rPr>
        <w:t xml:space="preserve"> a critical </w:t>
      </w:r>
      <w:r w:rsidR="00977DD5" w:rsidRPr="0004067B">
        <w:rPr>
          <w:rFonts w:ascii="Times" w:hAnsi="Times"/>
        </w:rPr>
        <w:t>trait-</w:t>
      </w:r>
      <w:r w:rsidR="00EA4E01" w:rsidRPr="0004067B">
        <w:rPr>
          <w:rFonts w:ascii="Times" w:hAnsi="Times"/>
        </w:rPr>
        <w:t xml:space="preserve">dimension when considering the adaptation of soil bacteria to changing </w:t>
      </w:r>
      <w:r w:rsidR="00977DD5" w:rsidRPr="0004067B">
        <w:rPr>
          <w:rFonts w:ascii="Times" w:hAnsi="Times"/>
        </w:rPr>
        <w:t xml:space="preserve">precipitation </w:t>
      </w:r>
      <w:r w:rsidR="00217A7A">
        <w:rPr>
          <w:rFonts w:ascii="Times" w:hAnsi="Times"/>
        </w:rPr>
        <w:t>patterns in the context of</w:t>
      </w:r>
      <w:r w:rsidR="00977DD5" w:rsidRPr="0004067B">
        <w:rPr>
          <w:rFonts w:ascii="Times" w:hAnsi="Times"/>
        </w:rPr>
        <w:t xml:space="preserve"> climate change.</w:t>
      </w:r>
    </w:p>
    <w:p w14:paraId="3397853E" w14:textId="77777777" w:rsidR="00F14F7A" w:rsidRDefault="00802BB2" w:rsidP="0004067B">
      <w:pPr>
        <w:spacing w:line="480" w:lineRule="auto"/>
        <w:ind w:firstLine="720"/>
        <w:rPr>
          <w:rFonts w:ascii="Times" w:hAnsi="Times"/>
        </w:rPr>
      </w:pPr>
      <w:r w:rsidRPr="0004067B">
        <w:rPr>
          <w:rFonts w:ascii="Times" w:hAnsi="Times"/>
        </w:rPr>
        <w:t xml:space="preserve">Although </w:t>
      </w:r>
      <w:proofErr w:type="spellStart"/>
      <w:r w:rsidRPr="0004067B">
        <w:rPr>
          <w:rFonts w:ascii="Times" w:hAnsi="Times"/>
        </w:rPr>
        <w:t>ENC’</w:t>
      </w:r>
      <w:r w:rsidRPr="0004067B">
        <w:rPr>
          <w:rFonts w:ascii="Times" w:hAnsi="Times"/>
          <w:vertAlign w:val="subscript"/>
        </w:rPr>
        <w:t>ribo</w:t>
      </w:r>
      <w:proofErr w:type="spellEnd"/>
      <w:r w:rsidRPr="0004067B">
        <w:rPr>
          <w:rFonts w:ascii="Times" w:hAnsi="Times"/>
        </w:rPr>
        <w:t xml:space="preserve"> explained the most variance of any single metric, a multiple regression model </w:t>
      </w:r>
      <w:r w:rsidR="00FC0968" w:rsidRPr="0004067B">
        <w:rPr>
          <w:rFonts w:ascii="Times" w:hAnsi="Times"/>
        </w:rPr>
        <w:t xml:space="preserve">incorporating </w:t>
      </w:r>
      <w:proofErr w:type="spellStart"/>
      <w:r w:rsidRPr="0004067B">
        <w:rPr>
          <w:rFonts w:ascii="Times" w:hAnsi="Times"/>
        </w:rPr>
        <w:t>ENC’</w:t>
      </w:r>
      <w:r w:rsidRPr="0004067B">
        <w:rPr>
          <w:rFonts w:ascii="Times" w:hAnsi="Times"/>
          <w:vertAlign w:val="subscript"/>
        </w:rPr>
        <w:t>ribo</w:t>
      </w:r>
      <w:proofErr w:type="spellEnd"/>
      <w:r w:rsidRPr="0004067B">
        <w:rPr>
          <w:rFonts w:ascii="Times" w:hAnsi="Times"/>
        </w:rPr>
        <w:t xml:space="preserve">, </w:t>
      </w:r>
      <w:r w:rsidR="00FC0968" w:rsidRPr="0004067B">
        <w:rPr>
          <w:rFonts w:ascii="Times" w:hAnsi="Times"/>
        </w:rPr>
        <w:t xml:space="preserve">genome size, and ribosomal GC content performed better than </w:t>
      </w:r>
      <w:proofErr w:type="spellStart"/>
      <w:r w:rsidR="001B25C9" w:rsidRPr="0004067B">
        <w:rPr>
          <w:rFonts w:ascii="Times" w:hAnsi="Times"/>
        </w:rPr>
        <w:t>ENC’</w:t>
      </w:r>
      <w:r w:rsidR="001B25C9" w:rsidRPr="0004067B">
        <w:rPr>
          <w:rFonts w:ascii="Times" w:hAnsi="Times"/>
          <w:vertAlign w:val="subscript"/>
        </w:rPr>
        <w:t>ribo</w:t>
      </w:r>
      <w:proofErr w:type="spellEnd"/>
      <w:r w:rsidR="001B25C9" w:rsidRPr="0004067B">
        <w:rPr>
          <w:rFonts w:ascii="Times" w:hAnsi="Times"/>
        </w:rPr>
        <w:t xml:space="preserve"> alone</w:t>
      </w:r>
      <w:r w:rsidR="00FC0968" w:rsidRPr="0004067B">
        <w:rPr>
          <w:rFonts w:ascii="Times" w:hAnsi="Times"/>
        </w:rPr>
        <w:t xml:space="preserve"> (Supplemental Table </w:t>
      </w:r>
      <w:r w:rsidR="00977DD5" w:rsidRPr="0004067B">
        <w:rPr>
          <w:rFonts w:ascii="Times" w:hAnsi="Times"/>
        </w:rPr>
        <w:t>1</w:t>
      </w:r>
      <w:r w:rsidR="00FC0968" w:rsidRPr="0004067B">
        <w:rPr>
          <w:rFonts w:ascii="Times" w:hAnsi="Times"/>
        </w:rPr>
        <w:t>, R</w:t>
      </w:r>
      <w:r w:rsidR="00FC0968" w:rsidRPr="0004067B">
        <w:rPr>
          <w:rFonts w:ascii="Times" w:hAnsi="Times"/>
          <w:vertAlign w:val="superscript"/>
        </w:rPr>
        <w:t>2</w:t>
      </w:r>
      <w:r w:rsidR="00FC0968" w:rsidRPr="0004067B">
        <w:rPr>
          <w:rFonts w:ascii="Times" w:hAnsi="Times"/>
        </w:rPr>
        <w:t xml:space="preserve"> = 0.49).</w:t>
      </w:r>
      <w:r w:rsidR="008A74C0" w:rsidRPr="0004067B">
        <w:rPr>
          <w:rFonts w:ascii="Times" w:hAnsi="Times"/>
        </w:rPr>
        <w:t xml:space="preserve"> </w:t>
      </w:r>
      <w:r w:rsidR="002B08A5">
        <w:rPr>
          <w:rFonts w:ascii="Times" w:hAnsi="Times"/>
        </w:rPr>
        <w:t xml:space="preserve">Ribosomal </w:t>
      </w:r>
      <w:commentRangeStart w:id="18"/>
      <w:commentRangeStart w:id="19"/>
      <w:r w:rsidR="00805D7F" w:rsidRPr="0004067B">
        <w:rPr>
          <w:rFonts w:ascii="Times" w:hAnsi="Times"/>
        </w:rPr>
        <w:t xml:space="preserve">GC content was negatively correlated with growth rate when codon bias </w:t>
      </w:r>
      <w:r w:rsidR="00AB0284">
        <w:rPr>
          <w:rFonts w:ascii="Times" w:hAnsi="Times"/>
        </w:rPr>
        <w:t>was</w:t>
      </w:r>
      <w:r w:rsidR="00AB0284" w:rsidRPr="0004067B">
        <w:rPr>
          <w:rFonts w:ascii="Times" w:hAnsi="Times"/>
        </w:rPr>
        <w:t xml:space="preserve"> </w:t>
      </w:r>
      <w:r w:rsidR="00805D7F" w:rsidRPr="0004067B">
        <w:rPr>
          <w:rFonts w:ascii="Times" w:hAnsi="Times"/>
        </w:rPr>
        <w:t>high</w:t>
      </w:r>
      <w:commentRangeEnd w:id="18"/>
      <w:r w:rsidR="00AB0284">
        <w:rPr>
          <w:rStyle w:val="CommentReference"/>
        </w:rPr>
        <w:commentReference w:id="18"/>
      </w:r>
      <w:commentRangeEnd w:id="19"/>
      <w:r w:rsidR="00F14F7A">
        <w:rPr>
          <w:rStyle w:val="CommentReference"/>
        </w:rPr>
        <w:commentReference w:id="19"/>
      </w:r>
      <w:r w:rsidR="00805D7F" w:rsidRPr="0004067B">
        <w:rPr>
          <w:rFonts w:ascii="Times" w:hAnsi="Times"/>
        </w:rPr>
        <w:t xml:space="preserve"> (i.e., lower ENC`; Figure 1b). We believe this could be attributed to the higher metabolic cost of GC base pairs vs AT base pairs. We found </w:t>
      </w:r>
      <w:r w:rsidR="00977DD5" w:rsidRPr="0004067B">
        <w:rPr>
          <w:rFonts w:ascii="Times" w:hAnsi="Times"/>
        </w:rPr>
        <w:t xml:space="preserve">that </w:t>
      </w:r>
      <w:r w:rsidR="00805D7F" w:rsidRPr="0004067B">
        <w:rPr>
          <w:rFonts w:ascii="Times" w:hAnsi="Times"/>
        </w:rPr>
        <w:t xml:space="preserve">early growth at 24 h was predominantly driven by codon bias and GC content, </w:t>
      </w:r>
      <w:r w:rsidR="00977DD5" w:rsidRPr="0004067B">
        <w:rPr>
          <w:rFonts w:ascii="Times" w:hAnsi="Times"/>
        </w:rPr>
        <w:t xml:space="preserve">and that </w:t>
      </w:r>
      <w:r w:rsidR="00805D7F" w:rsidRPr="0004067B">
        <w:rPr>
          <w:rFonts w:ascii="Times" w:hAnsi="Times"/>
        </w:rPr>
        <w:t xml:space="preserve">the influence of genome size increased over time (Figure 1a). </w:t>
      </w:r>
    </w:p>
    <w:p w14:paraId="13206669" w14:textId="5DC41B11" w:rsidR="00E0644E" w:rsidRDefault="00802BB2" w:rsidP="00906284">
      <w:pPr>
        <w:spacing w:line="480" w:lineRule="auto"/>
        <w:ind w:firstLine="720"/>
        <w:rPr>
          <w:rFonts w:ascii="Times" w:hAnsi="Times"/>
        </w:rPr>
      </w:pPr>
      <w:commentRangeStart w:id="20"/>
      <w:commentRangeStart w:id="21"/>
      <w:r w:rsidRPr="0004067B">
        <w:rPr>
          <w:rFonts w:ascii="Times" w:hAnsi="Times"/>
        </w:rPr>
        <w:t>Smaller genomes were associated with higher growth rates at later timepoints</w:t>
      </w:r>
      <w:r w:rsidR="00977DD5" w:rsidRPr="0004067B">
        <w:rPr>
          <w:rFonts w:ascii="Times" w:hAnsi="Times"/>
        </w:rPr>
        <w:t xml:space="preserve">, particularly </w:t>
      </w:r>
      <w:r w:rsidR="00542D71" w:rsidRPr="0004067B">
        <w:rPr>
          <w:rFonts w:ascii="Times" w:hAnsi="Times"/>
        </w:rPr>
        <w:t>72 and 168 h post wet-up</w:t>
      </w:r>
      <w:r w:rsidRPr="0004067B">
        <w:rPr>
          <w:rFonts w:ascii="Times" w:hAnsi="Times"/>
        </w:rPr>
        <w:t xml:space="preserve">. </w:t>
      </w:r>
      <w:r w:rsidR="009A0E64" w:rsidRPr="0004067B">
        <w:rPr>
          <w:rFonts w:ascii="Times" w:hAnsi="Times"/>
        </w:rPr>
        <w:t xml:space="preserve">Smaller genomes </w:t>
      </w:r>
      <w:r w:rsidR="00542D71" w:rsidRPr="0004067B">
        <w:rPr>
          <w:rFonts w:ascii="Times" w:hAnsi="Times"/>
        </w:rPr>
        <w:t>may</w:t>
      </w:r>
      <w:r w:rsidR="009A0E64" w:rsidRPr="0004067B">
        <w:rPr>
          <w:rFonts w:ascii="Times" w:hAnsi="Times"/>
        </w:rPr>
        <w:t xml:space="preserve"> reduce the cost of reproduction, and thus might be key in responding to sudden pulses of nutrients. This idea compliments the hypothesis that </w:t>
      </w:r>
      <w:r w:rsidR="00A86550" w:rsidRPr="0004067B">
        <w:rPr>
          <w:rFonts w:ascii="Times" w:hAnsi="Times"/>
        </w:rPr>
        <w:t xml:space="preserve">large genomes with </w:t>
      </w:r>
      <w:r w:rsidR="009A0E64" w:rsidRPr="0004067B">
        <w:rPr>
          <w:rFonts w:ascii="Times" w:hAnsi="Times"/>
        </w:rPr>
        <w:t>metabolic divers</w:t>
      </w:r>
      <w:r w:rsidR="00A86550" w:rsidRPr="0004067B">
        <w:rPr>
          <w:rFonts w:ascii="Times" w:hAnsi="Times"/>
        </w:rPr>
        <w:t>ity</w:t>
      </w:r>
      <w:r w:rsidR="009A0E64" w:rsidRPr="0004067B">
        <w:rPr>
          <w:rFonts w:ascii="Times" w:hAnsi="Times"/>
        </w:rPr>
        <w:t xml:space="preserve"> </w:t>
      </w:r>
      <w:r w:rsidR="00A86550" w:rsidRPr="0004067B">
        <w:rPr>
          <w:rFonts w:ascii="Times" w:hAnsi="Times"/>
        </w:rPr>
        <w:t xml:space="preserve">come at the expense of growth rate </w:t>
      </w:r>
      <w:r w:rsidR="009A0E64" w:rsidRPr="0004067B">
        <w:rPr>
          <w:rFonts w:ascii="Times" w:hAnsi="Times"/>
        </w:rPr>
        <w:fldChar w:fldCharType="begin"/>
      </w:r>
      <w:r w:rsidR="00D83A9B">
        <w:rPr>
          <w:rFonts w:ascii="Times" w:hAnsi="Times"/>
        </w:rPr>
        <w:instrText xml:space="preserve"> ADDIN ZOTERO_ITEM CSL_CITATION {"citationID":"KfQNdTWT","properties":{"formattedCitation":"(45)","plainCitation":"(45)","noteIndex":0},"citationItems":[{"id":1458,"uris":["http://zotero.org/users/10354432/items/PMGR4EI4"],"itemData":{"id":1458,"type":"article-journal","abstract":"Although the evolution process and ecological benefits of symbi-otic species with small genomes are well understood, these issues remain poorly elucidated for free-living species with large ge-nomes. We have compared 115 completed prokaryotic genomes by using the Clusters of Orthologous Groups database to determine whether there are changes with genome size in the proportion of the genome attributable to particular cellular processes, because this may reflect both cellular and ecological strategies associated with genome expansion. We found that large genomes are disproportionately enriched in regulation and secondary metabolism genes and depleted in protein translation, DNA replication, cell division, and nucleotide metabolism genes compared to medium-and small-sized genomes. Furthermore, large genomes do not accumulate noncoding DNA or hypothetical ORFs, because the portion of the genome devoted to these functions remained constant with genome size. Traits other than genome size or strain-specific processes are reflected by the dispersion around the mean for cell functions that showed no correlation with genome size. For example, Archaea had significantly more genes in energy production, coenzyme metabolism, and the poorly characterized category, and fewer in cell membrane biogenesis and carbohydrate metabolism than Bacteria. The trends we noted with genome size by using Clusters of Orthologous Groups were confirmed by our independent analysis with The Institute for Genomic Research's Comprehensive Microbial Resource and Kyoto Encyclopedia of Genes and Genomes' Orthology annotation databases. These trends suggest that larger genome-sized species may dominate in environments where resources are scarce but diverse and where there is little penalty for slow growth, such as soil.","issue":"9","page":"3160-3165","title":"Trends between gene content and genome size in prokaryotic species with larger genomes","volume":"10","author":[{"family":"Konstantinidis","given":"Konstantinos T"},{"family":"Tiedje","given":"James M"}],"issued":{"date-parts":[["2004"]]}}}],"schema":"https://github.com/citation-style-language/schema/raw/master/csl-citation.json"} </w:instrText>
      </w:r>
      <w:r w:rsidR="009A0E64" w:rsidRPr="0004067B">
        <w:rPr>
          <w:rFonts w:ascii="Times" w:hAnsi="Times"/>
        </w:rPr>
        <w:fldChar w:fldCharType="separate"/>
      </w:r>
      <w:r w:rsidR="00D83A9B">
        <w:rPr>
          <w:rFonts w:ascii="Times" w:hAnsi="Times"/>
          <w:noProof/>
        </w:rPr>
        <w:t>(45)</w:t>
      </w:r>
      <w:r w:rsidR="009A0E64" w:rsidRPr="0004067B">
        <w:rPr>
          <w:rFonts w:ascii="Times" w:hAnsi="Times"/>
        </w:rPr>
        <w:fldChar w:fldCharType="end"/>
      </w:r>
      <w:r w:rsidR="00A86550" w:rsidRPr="0004067B">
        <w:rPr>
          <w:rFonts w:ascii="Times" w:hAnsi="Times"/>
        </w:rPr>
        <w:t xml:space="preserve">, and poses a trade-off where smaller genomes </w:t>
      </w:r>
      <w:r w:rsidR="00D83A9B">
        <w:rPr>
          <w:rFonts w:ascii="Times" w:hAnsi="Times"/>
        </w:rPr>
        <w:t>may</w:t>
      </w:r>
      <w:r w:rsidR="00A86550" w:rsidRPr="0004067B">
        <w:rPr>
          <w:rFonts w:ascii="Times" w:hAnsi="Times"/>
        </w:rPr>
        <w:t xml:space="preserve"> therefore</w:t>
      </w:r>
      <w:r w:rsidR="00D83A9B">
        <w:rPr>
          <w:rFonts w:ascii="Times" w:hAnsi="Times"/>
        </w:rPr>
        <w:t xml:space="preserve"> be</w:t>
      </w:r>
      <w:r w:rsidR="00A86550" w:rsidRPr="0004067B">
        <w:rPr>
          <w:rFonts w:ascii="Times" w:hAnsi="Times"/>
        </w:rPr>
        <w:t xml:space="preserve"> better adapted to pulse-driven systems</w:t>
      </w:r>
      <w:r w:rsidR="00985E2E" w:rsidRPr="0004067B">
        <w:rPr>
          <w:rFonts w:ascii="Times" w:hAnsi="Times"/>
        </w:rPr>
        <w:t xml:space="preserve"> where carbon is limited</w:t>
      </w:r>
      <w:commentRangeEnd w:id="20"/>
      <w:r w:rsidR="00A241EB">
        <w:rPr>
          <w:rStyle w:val="CommentReference"/>
        </w:rPr>
        <w:commentReference w:id="20"/>
      </w:r>
      <w:commentRangeEnd w:id="21"/>
      <w:r w:rsidR="00F13464">
        <w:rPr>
          <w:rStyle w:val="CommentReference"/>
        </w:rPr>
        <w:commentReference w:id="21"/>
      </w:r>
      <w:r w:rsidR="00A86550" w:rsidRPr="0004067B">
        <w:rPr>
          <w:rFonts w:ascii="Times" w:hAnsi="Times"/>
        </w:rPr>
        <w:t xml:space="preserve">. This would </w:t>
      </w:r>
      <w:r w:rsidR="00985E2E" w:rsidRPr="0004067B">
        <w:rPr>
          <w:rFonts w:ascii="Times" w:hAnsi="Times"/>
        </w:rPr>
        <w:t xml:space="preserve">also </w:t>
      </w:r>
      <w:r w:rsidR="00A86550" w:rsidRPr="0004067B">
        <w:rPr>
          <w:rFonts w:ascii="Times" w:hAnsi="Times"/>
        </w:rPr>
        <w:t xml:space="preserve">explain why smaller genomes are highly </w:t>
      </w:r>
      <w:r w:rsidR="00A86550" w:rsidRPr="0004067B">
        <w:rPr>
          <w:rFonts w:ascii="Times" w:hAnsi="Times"/>
        </w:rPr>
        <w:lastRenderedPageBreak/>
        <w:t xml:space="preserve">prevalent in arid and </w:t>
      </w:r>
      <w:r w:rsidR="00985E2E" w:rsidRPr="0004067B">
        <w:rPr>
          <w:rFonts w:ascii="Times" w:hAnsi="Times"/>
        </w:rPr>
        <w:t>carbon</w:t>
      </w:r>
      <w:r w:rsidR="00A86550" w:rsidRPr="0004067B">
        <w:rPr>
          <w:rFonts w:ascii="Times" w:hAnsi="Times"/>
        </w:rPr>
        <w:t xml:space="preserve"> poor </w:t>
      </w:r>
      <w:r w:rsidR="00985E2E" w:rsidRPr="0004067B">
        <w:rPr>
          <w:rFonts w:ascii="Times" w:hAnsi="Times"/>
        </w:rPr>
        <w:t>soils</w:t>
      </w:r>
      <w:r w:rsidR="00A86550" w:rsidRPr="0004067B">
        <w:rPr>
          <w:rFonts w:ascii="Times" w:hAnsi="Times"/>
        </w:rPr>
        <w:t xml:space="preserve"> </w:t>
      </w:r>
      <w:r w:rsidR="00A86550" w:rsidRPr="0004067B">
        <w:rPr>
          <w:rFonts w:ascii="Times" w:hAnsi="Times"/>
        </w:rPr>
        <w:fldChar w:fldCharType="begin"/>
      </w:r>
      <w:r w:rsidR="00A863EF">
        <w:rPr>
          <w:rFonts w:ascii="Times" w:hAnsi="Times"/>
        </w:rPr>
        <w:instrText xml:space="preserve"> ADDIN ZOTERO_ITEM CSL_CITATION {"citationID":"aL6ASdq4","properties":{"formattedCitation":"(68\\uc0\\u8211{}70)","plainCitation":"(68–70)","noteIndex":0},"citationItems":[{"id":3197,"uris":["http://zotero.org/users/10354432/items/8JSVZ9QE"],"itemData":{"id":3197,"type":"article-journal","abstract":"Nutrient limitation has been shown to reduce bacterial genome size and influence nucleotide composition; however, much of this work has been conducted in marine systems and the factors which shape soil bacterial genomic traits remain largely unknown. Here we determined average genome size, GC content, codon usage, and amino acid content from 398 soil metagenomes across a broad geographic range and used machine-learning to determine the environmental parameters that most strongly explain the distribution of these traits. We found that genomic trait averages were most related to pH, which we suggest is primarily due to the correlation of pH with several environmental parameters, particularly soil carbon content. Low pH soils had higher carbon to nitrogen ratios (C:N) and tended to have communities with lower GC content and larger genomes, potentially a response to increased physiological stress and a requirement for metabolic diversity. Conversely, communities in high pH and low soil C:N had smaller genomes and higher GC content—indicating potential resource driven selection against AT base pairs, which have a higher C:N than GC base pairs. Similarly, we found that nutrient conservation also applied to amino acid stoichiometry, where bacteria in soils with low C:N ratios tended to code for amino acids with lower C:N. Together, these relationships point towards fundamental mechanisms that underpin genome size, and nucleotide and amino acid selection in soil bacteria.","container-title":"Soil Biology and Biochemistry","DOI":"10.1016/j.soilbio.2022.108935","ISSN":"0038-0717","journalAbbreviation":"Soil Biology and Biochemistry","language":"en","page":"108935","source":"ScienceDirect","title":"Edaphic controls on genome size and GC content of bacteria in soil microbial communities","volume":"178","author":[{"family":"Chuckran","given":"Peter F."},{"family":"Flagg","given":"Cody"},{"family":"Propster","given":"Jeffrey"},{"family":"Rutherford","given":"William A."},{"family":"Sieradzki","given":"Ella T."},{"family":"Blazewicz","given":"Steven J."},{"family":"Hungate","given":"Bruce"},{"family":"Pett-Ridge","given":"Jennifer"},{"family":"Schwartz","given":"Egbert"},{"family":"Dijkstra","given":"Paul"}],"issued":{"date-parts":[["2023",3,1]]}}},{"id":3314,"uris":["http://zotero.org/users/10354432/items/B8XNQUCZ"],"itemData":{"id":3314,"type":"article-journal","abstract":"Bacterial genome size reflects bacterial evolutionary processes and metabolic lifestyles, with implications for microbial community assembly and ecosystem functions. However, to understand the extent of genome-mediated microbial responses to environmental selections, we require studies that observe genome size distributions along environmental gradients representing different conditions that soil bacteria normally encounter. In this study, we used surface soils collected from 237 sites across the globe and analyzed how environmental conditions (e.g., soil carbon and nutrients, aridity, pH, and temperature) affect soil bacterial occurrences and genome size at the community level using bacterial community profiling. We used a joint species distribution model to quantify the effects of environments on species occurrences and found that aridity was a major regulator of genome size with warmer and drier environments selecting bacteria with smaller genomes. Drought-induced physiological constraints on bacterial growth (e.g., water scarcity for cell metabolisms) may have led to these correlations. This finding suggests that increasing cover by warmer and drier ecosystems may result in bacterial genome simplifications by a reduction of genome size.","container-title":"iMeta","DOI":"10.1002/imt2.70","ISSN":"2770-596X","issue":"1","language":"en","license":"© 2023 The Authors. iMeta published by John Wiley &amp; Sons Australia, Ltd on behalf of iMeta Science.","note":"_eprint: https://onlinelibrary.wiley.com/doi/pdf/10.1002/imt2.70","page":"e70","source":"Wiley Online Library","title":"Warmer and drier ecosystems select for smaller bacterial genomes in global soils","volume":"2","author":[{"family":"Liu","given":"Hongwei"},{"family":"Zhang","given":"Haiyang"},{"family":"Powell","given":"Jeff"},{"family":"Delgado-Baquerizo","given":"Manuel"},{"family":"Wang","given":"Juntao"},{"family":"Singh","given":"Brajesh"}],"issued":{"date-parts":[["2023"]]}}},{"id":3323,"uris":["http://zotero.org/users/10354432/items/AIIRTITU"],"itemData":{"id":3323,"type":"article-journal","abstract":"The life history strategies of soil microbes determine their metabolic potential and their response to environmental changes. Yet these strategies remain poorly understood. Here we use shotgun metagenomes from terrestrial biomes to characterize overarching covariations of the genomic traits that capture dominant life history strategies in bacterial communities. The emerging patterns show a triangle of life history strategies shaped by two trait dimensions, supporting previous theoretical and isolate-based studies. The first dimension ranges from streamlined genomes with simple metabolisms to larger genomes and expanded metabolic capacities. As metabolic capacities expand, bacterial communities increasingly differentiate along a second dimension that reflects a trade-off between increasing capacities for environmental responsiveness or for nutrient recycling. Random forest analyses show that soil pH, C:N ratio and precipitation patterns together drive the dominant life history strategy of soil bacterial communities and their biogeographic distribution. Our findings provide a trait-based framework to compare life history strategies of soil bacteria.","container-title":"Nature Microbiology","DOI":"10.1038/s41564-023-01465-0","ISSN":"2058-5276","journalAbbreviation":"Nat Microbiol","language":"en","license":"2023 The Author(s), under exclusive licence to Springer Nature Limited","note":"publisher: Nature Publishing Group","page":"1-10","source":"www.nature.com","title":"Life history strategies of soil bacterial communities across global terrestrial biomes","author":[{"family":"Piton","given":"Gabin"},{"family":"Allison","given":"Steven D."},{"family":"Bahram","given":"Mohammad"},{"family":"Hildebrand","given":"Falk"},{"family":"Martiny","given":"Jennifer B. H."},{"family":"Treseder","given":"Kathleen K."},{"family":"Martiny","given":"Adam C."}],"issued":{"date-parts":[["2023",10,5]]}}}],"schema":"https://github.com/citation-style-language/schema/raw/master/csl-citation.json"} </w:instrText>
      </w:r>
      <w:r w:rsidR="00A86550" w:rsidRPr="0004067B">
        <w:rPr>
          <w:rFonts w:ascii="Times" w:hAnsi="Times"/>
        </w:rPr>
        <w:fldChar w:fldCharType="separate"/>
      </w:r>
      <w:r w:rsidR="00A863EF" w:rsidRPr="00A863EF">
        <w:rPr>
          <w:rFonts w:ascii="Times" w:hAnsi="Times" w:cs="Times New Roman"/>
          <w:kern w:val="0"/>
        </w:rPr>
        <w:t>(68–70)</w:t>
      </w:r>
      <w:r w:rsidR="00A86550" w:rsidRPr="0004067B">
        <w:rPr>
          <w:rFonts w:ascii="Times" w:hAnsi="Times"/>
        </w:rPr>
        <w:fldChar w:fldCharType="end"/>
      </w:r>
      <w:r w:rsidR="005E768B" w:rsidRPr="0004067B">
        <w:rPr>
          <w:rFonts w:ascii="Times" w:hAnsi="Times"/>
        </w:rPr>
        <w:t xml:space="preserve">, since the ability to quickly respond to the momentary availability of water and nutrients may be fundamental to survival and </w:t>
      </w:r>
      <w:r w:rsidR="00F145AA" w:rsidRPr="0004067B">
        <w:rPr>
          <w:rFonts w:ascii="Times" w:hAnsi="Times"/>
        </w:rPr>
        <w:t>persistence</w:t>
      </w:r>
      <w:r w:rsidR="005E768B" w:rsidRPr="0004067B">
        <w:rPr>
          <w:rFonts w:ascii="Times" w:hAnsi="Times"/>
        </w:rPr>
        <w:t xml:space="preserve">. </w:t>
      </w:r>
    </w:p>
    <w:p w14:paraId="5A0DC979" w14:textId="18F1D30C" w:rsidR="00D83A9B" w:rsidRDefault="00906284" w:rsidP="00D91496">
      <w:pPr>
        <w:spacing w:line="480" w:lineRule="auto"/>
        <w:ind w:firstLine="720"/>
        <w:rPr>
          <w:rFonts w:ascii="Times" w:hAnsi="Times"/>
        </w:rPr>
      </w:pPr>
      <w:r>
        <w:rPr>
          <w:rFonts w:ascii="Times" w:hAnsi="Times"/>
        </w:rPr>
        <w:t xml:space="preserve">This contrasts with </w:t>
      </w:r>
      <w:r w:rsidR="00202B95">
        <w:rPr>
          <w:rFonts w:ascii="Times" w:hAnsi="Times"/>
        </w:rPr>
        <w:t xml:space="preserve">bacteria in </w:t>
      </w:r>
      <w:r>
        <w:rPr>
          <w:rFonts w:ascii="Times" w:hAnsi="Times"/>
        </w:rPr>
        <w:t xml:space="preserve">marine systems, where small streamlined genomes tend to have </w:t>
      </w:r>
      <w:r w:rsidR="00202B95">
        <w:rPr>
          <w:rFonts w:ascii="Times" w:hAnsi="Times"/>
        </w:rPr>
        <w:t>slower</w:t>
      </w:r>
      <w:r>
        <w:rPr>
          <w:rFonts w:ascii="Times" w:hAnsi="Times"/>
        </w:rPr>
        <w:t xml:space="preserve"> growth rates </w:t>
      </w:r>
      <w:r>
        <w:rPr>
          <w:rFonts w:ascii="Times" w:hAnsi="Times"/>
        </w:rPr>
        <w:fldChar w:fldCharType="begin"/>
      </w:r>
      <w:r w:rsidR="00D83A9B">
        <w:rPr>
          <w:rFonts w:ascii="Times" w:hAnsi="Times"/>
        </w:rPr>
        <w:instrText xml:space="preserve"> ADDIN ZOTERO_ITEM CSL_CITATION {"citationID":"nt5SgT9E","properties":{"formattedCitation":"(41)","plainCitation":"(41)","noteIndex":0},"citationItems":[{"id":484,"uris":["http://zotero.org/users/10354432/items/4KDW7Z8T"],"itemData":{"id":484,"type":"article-journal","abstract":"Implications of streamlining theory for microbial ecology","container-title":"The ISME Journal","DOI":"10.1038/ismej.2014.60","ISSN":"1751-7362","issue":"8","note":"publisher: Nature Publishing Group","page":"1553-1565","title":"Implications of streamlining theory for microbial ecology","volume":"8","author":[{"family":"Giovannoni","given":"Stephen J"},{"family":"Cameron Thrash","given":"J"},{"family":"Temperton","given":"Ben"}],"issued":{"date-parts":[["2014",8,17]]}}}],"schema":"https://github.com/citation-style-language/schema/raw/master/csl-citation.json"} </w:instrText>
      </w:r>
      <w:r>
        <w:rPr>
          <w:rFonts w:ascii="Times" w:hAnsi="Times"/>
        </w:rPr>
        <w:fldChar w:fldCharType="separate"/>
      </w:r>
      <w:r w:rsidR="00D83A9B">
        <w:rPr>
          <w:rFonts w:ascii="Times" w:hAnsi="Times"/>
          <w:noProof/>
        </w:rPr>
        <w:t>(41)</w:t>
      </w:r>
      <w:r>
        <w:rPr>
          <w:rFonts w:ascii="Times" w:hAnsi="Times"/>
        </w:rPr>
        <w:fldChar w:fldCharType="end"/>
      </w:r>
      <w:r>
        <w:rPr>
          <w:rFonts w:ascii="Times" w:hAnsi="Times"/>
        </w:rPr>
        <w:t>. This inconsistency between growth and genome size is potentially a reflection of</w:t>
      </w:r>
      <w:r w:rsidR="00D83A9B">
        <w:rPr>
          <w:rFonts w:ascii="Times" w:hAnsi="Times"/>
        </w:rPr>
        <w:t xml:space="preserve"> fundamentally</w:t>
      </w:r>
      <w:r>
        <w:rPr>
          <w:rFonts w:ascii="Times" w:hAnsi="Times"/>
        </w:rPr>
        <w:t xml:space="preserve"> </w:t>
      </w:r>
      <w:r w:rsidR="00406BD4">
        <w:rPr>
          <w:rFonts w:ascii="Times" w:hAnsi="Times"/>
        </w:rPr>
        <w:t xml:space="preserve">different life-strategies </w:t>
      </w:r>
      <w:r w:rsidR="00D83A9B">
        <w:rPr>
          <w:rFonts w:ascii="Times" w:hAnsi="Times"/>
        </w:rPr>
        <w:t xml:space="preserve">which </w:t>
      </w:r>
      <w:r w:rsidR="00406BD4">
        <w:rPr>
          <w:rFonts w:ascii="Times" w:hAnsi="Times"/>
        </w:rPr>
        <w:t>both leverag</w:t>
      </w:r>
      <w:r w:rsidR="00D83A9B">
        <w:rPr>
          <w:rFonts w:ascii="Times" w:hAnsi="Times"/>
        </w:rPr>
        <w:t>e</w:t>
      </w:r>
      <w:r w:rsidR="00406BD4">
        <w:rPr>
          <w:rFonts w:ascii="Times" w:hAnsi="Times"/>
        </w:rPr>
        <w:t xml:space="preserve"> </w:t>
      </w:r>
      <w:r w:rsidR="009A4719">
        <w:rPr>
          <w:rFonts w:ascii="Times" w:hAnsi="Times"/>
        </w:rPr>
        <w:t>genome reduction</w:t>
      </w:r>
      <w:r w:rsidR="00D83A9B">
        <w:rPr>
          <w:rFonts w:ascii="Times" w:hAnsi="Times"/>
        </w:rPr>
        <w:t xml:space="preserve"> as a cost-saving measure</w:t>
      </w:r>
      <w:r w:rsidR="00406BD4">
        <w:rPr>
          <w:rFonts w:ascii="Times" w:hAnsi="Times"/>
        </w:rPr>
        <w:t xml:space="preserve">. </w:t>
      </w:r>
      <w:r w:rsidR="009A4719">
        <w:rPr>
          <w:rFonts w:ascii="Times" w:hAnsi="Times"/>
        </w:rPr>
        <w:t xml:space="preserve">In marine systems, </w:t>
      </w:r>
      <w:r w:rsidR="009A4719">
        <w:rPr>
          <w:rFonts w:ascii="Times" w:hAnsi="Times"/>
        </w:rPr>
        <w:t xml:space="preserve">reduced cell and genome complexity </w:t>
      </w:r>
      <w:r w:rsidR="009A4719">
        <w:rPr>
          <w:rFonts w:ascii="Times" w:hAnsi="Times"/>
        </w:rPr>
        <w:t>are a response to a more static nutrient-limited environment</w:t>
      </w:r>
      <w:r w:rsidR="00D83A9B">
        <w:rPr>
          <w:rFonts w:ascii="Times" w:hAnsi="Times"/>
        </w:rPr>
        <w:t xml:space="preserve"> which favors high-surface area to volume ratios with less need for rapid growth </w:t>
      </w:r>
      <w:r w:rsidR="00D83A9B">
        <w:rPr>
          <w:rFonts w:ascii="Times" w:hAnsi="Times"/>
        </w:rPr>
        <w:fldChar w:fldCharType="begin"/>
      </w:r>
      <w:r w:rsidR="00D83A9B">
        <w:rPr>
          <w:rFonts w:ascii="Times" w:hAnsi="Times"/>
        </w:rPr>
        <w:instrText xml:space="preserve"> ADDIN ZOTERO_ITEM CSL_CITATION {"citationID":"gzo35Sr6","properties":{"formattedCitation":"(41)","plainCitation":"(41)","noteIndex":0},"citationItems":[{"id":484,"uris":["http://zotero.org/users/10354432/items/4KDW7Z8T"],"itemData":{"id":484,"type":"article-journal","abstract":"Implications of streamlining theory for microbial ecology","container-title":"The ISME Journal","DOI":"10.1038/ismej.2014.60","ISSN":"1751-7362","issue":"8","note":"publisher: Nature Publishing Group","page":"1553-1565","title":"Implications of streamlining theory for microbial ecology","volume":"8","author":[{"family":"Giovannoni","given":"Stephen J"},{"family":"Cameron Thrash","given":"J"},{"family":"Temperton","given":"Ben"}],"issued":{"date-parts":[["2014",8,17]]}}}],"schema":"https://github.com/citation-style-language/schema/raw/master/csl-citation.json"} </w:instrText>
      </w:r>
      <w:r w:rsidR="00D83A9B">
        <w:rPr>
          <w:rFonts w:ascii="Times" w:hAnsi="Times"/>
        </w:rPr>
        <w:fldChar w:fldCharType="separate"/>
      </w:r>
      <w:r w:rsidR="00D83A9B">
        <w:rPr>
          <w:rFonts w:ascii="Times" w:hAnsi="Times"/>
          <w:noProof/>
        </w:rPr>
        <w:t>(41)</w:t>
      </w:r>
      <w:r w:rsidR="00D83A9B">
        <w:rPr>
          <w:rFonts w:ascii="Times" w:hAnsi="Times"/>
        </w:rPr>
        <w:fldChar w:fldCharType="end"/>
      </w:r>
      <w:r w:rsidR="009A4719">
        <w:rPr>
          <w:rFonts w:ascii="Times" w:hAnsi="Times"/>
        </w:rPr>
        <w:t xml:space="preserve">. In this soil system, </w:t>
      </w:r>
      <w:r w:rsidR="00D83A9B">
        <w:rPr>
          <w:rFonts w:ascii="Times" w:hAnsi="Times"/>
        </w:rPr>
        <w:t xml:space="preserve">the lower cost of </w:t>
      </w:r>
      <w:r w:rsidR="009A4719">
        <w:rPr>
          <w:rFonts w:ascii="Times" w:hAnsi="Times"/>
        </w:rPr>
        <w:t xml:space="preserve">smaller genomes </w:t>
      </w:r>
      <w:r w:rsidR="00D91496">
        <w:rPr>
          <w:rFonts w:ascii="Times" w:hAnsi="Times"/>
        </w:rPr>
        <w:t xml:space="preserve">might </w:t>
      </w:r>
      <w:r w:rsidR="009A4719">
        <w:rPr>
          <w:rFonts w:ascii="Times" w:hAnsi="Times"/>
        </w:rPr>
        <w:t xml:space="preserve">allow for </w:t>
      </w:r>
      <w:r w:rsidR="00D91496">
        <w:rPr>
          <w:rFonts w:ascii="Times" w:hAnsi="Times"/>
        </w:rPr>
        <w:t>faster growth in</w:t>
      </w:r>
      <w:r w:rsidR="009A4719">
        <w:rPr>
          <w:rFonts w:ascii="Times" w:hAnsi="Times"/>
        </w:rPr>
        <w:t xml:space="preserve"> response to </w:t>
      </w:r>
      <w:r w:rsidR="00D91496">
        <w:rPr>
          <w:rFonts w:ascii="Times" w:hAnsi="Times"/>
        </w:rPr>
        <w:t>pulses of nutrients</w:t>
      </w:r>
      <w:r w:rsidR="009A4719">
        <w:rPr>
          <w:rFonts w:ascii="Times" w:hAnsi="Times"/>
        </w:rPr>
        <w:t xml:space="preserve"> </w:t>
      </w:r>
      <w:r w:rsidR="00D91496">
        <w:rPr>
          <w:rFonts w:ascii="Times" w:hAnsi="Times"/>
        </w:rPr>
        <w:t>entering</w:t>
      </w:r>
      <w:r w:rsidR="009A4719">
        <w:rPr>
          <w:rFonts w:ascii="Times" w:hAnsi="Times"/>
        </w:rPr>
        <w:t xml:space="preserve"> the environment.</w:t>
      </w:r>
      <w:r w:rsidR="00D83A9B">
        <w:rPr>
          <w:rFonts w:ascii="Times" w:hAnsi="Times"/>
        </w:rPr>
        <w:t xml:space="preserve"> In this way, the reduced cost of smaller genomes might serve both strategies well, and the relationship of genome size on growth right might be heavily reliant on life-strategy. Assessing the impact of genome size on growth therefore likely requires putting genome size in the context of other traits associated with growth, such as number of rRNA gene copies or codon bias. </w:t>
      </w:r>
    </w:p>
    <w:p w14:paraId="1787CE4A" w14:textId="6E583678" w:rsidR="008930E4" w:rsidRPr="0004067B" w:rsidRDefault="00BF5962" w:rsidP="0004067B">
      <w:pPr>
        <w:spacing w:line="480" w:lineRule="auto"/>
        <w:ind w:firstLine="720"/>
        <w:rPr>
          <w:rFonts w:ascii="Times" w:hAnsi="Times"/>
        </w:rPr>
      </w:pPr>
      <w:r w:rsidRPr="0004067B">
        <w:rPr>
          <w:rFonts w:ascii="Times" w:hAnsi="Times"/>
          <w:noProof/>
        </w:rPr>
        <mc:AlternateContent>
          <mc:Choice Requires="wpg">
            <w:drawing>
              <wp:anchor distT="0" distB="0" distL="114300" distR="114300" simplePos="0" relativeHeight="251669504" behindDoc="0" locked="0" layoutInCell="1" allowOverlap="1" wp14:anchorId="2853F69A" wp14:editId="780C6622">
                <wp:simplePos x="0" y="0"/>
                <wp:positionH relativeFrom="column">
                  <wp:posOffset>-297180</wp:posOffset>
                </wp:positionH>
                <wp:positionV relativeFrom="paragraph">
                  <wp:posOffset>1234511</wp:posOffset>
                </wp:positionV>
                <wp:extent cx="5983083" cy="1924050"/>
                <wp:effectExtent l="0" t="0" r="0" b="6350"/>
                <wp:wrapSquare wrapText="bothSides"/>
                <wp:docPr id="141261940" name="Group 6"/>
                <wp:cNvGraphicFramePr/>
                <a:graphic xmlns:a="http://schemas.openxmlformats.org/drawingml/2006/main">
                  <a:graphicData uri="http://schemas.microsoft.com/office/word/2010/wordprocessingGroup">
                    <wpg:wgp>
                      <wpg:cNvGrpSpPr/>
                      <wpg:grpSpPr>
                        <a:xfrm>
                          <a:off x="0" y="0"/>
                          <a:ext cx="5983083" cy="1924050"/>
                          <a:chOff x="0" y="0"/>
                          <a:chExt cx="5983083" cy="1924050"/>
                        </a:xfrm>
                      </wpg:grpSpPr>
                      <pic:pic xmlns:pic="http://schemas.openxmlformats.org/drawingml/2006/picture">
                        <pic:nvPicPr>
                          <pic:cNvPr id="1977132817" name="Picture 3" descr="A graph with different colored lines&#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67405" cy="1924050"/>
                          </a:xfrm>
                          <a:prstGeom prst="rect">
                            <a:avLst/>
                          </a:prstGeom>
                        </pic:spPr>
                      </pic:pic>
                      <pic:pic xmlns:pic="http://schemas.openxmlformats.org/drawingml/2006/picture">
                        <pic:nvPicPr>
                          <pic:cNvPr id="89330734" name="Picture 4" descr="A graph with lines and dots&#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366248" y="98612"/>
                            <a:ext cx="2616835" cy="1744980"/>
                          </a:xfrm>
                          <a:prstGeom prst="rect">
                            <a:avLst/>
                          </a:prstGeom>
                          <a:noFill/>
                          <a:ln>
                            <a:noFill/>
                          </a:ln>
                        </pic:spPr>
                      </pic:pic>
                      <wps:wsp>
                        <wps:cNvPr id="1838422783" name="Text Box 5"/>
                        <wps:cNvSpPr txBox="1"/>
                        <wps:spPr>
                          <a:xfrm>
                            <a:off x="295830" y="44823"/>
                            <a:ext cx="262255" cy="286385"/>
                          </a:xfrm>
                          <a:prstGeom prst="rect">
                            <a:avLst/>
                          </a:prstGeom>
                          <a:solidFill>
                            <a:schemeClr val="lt1"/>
                          </a:solidFill>
                          <a:ln w="6350">
                            <a:noFill/>
                          </a:ln>
                        </wps:spPr>
                        <wps:txbx>
                          <w:txbxContent>
                            <w:p w14:paraId="3BE43BC7" w14:textId="1A23714D" w:rsidR="00A56F41" w:rsidRDefault="00A56F41">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83462798" name="Text Box 5"/>
                        <wps:cNvSpPr txBox="1"/>
                        <wps:spPr>
                          <a:xfrm>
                            <a:off x="3173446" y="44823"/>
                            <a:ext cx="269875" cy="286385"/>
                          </a:xfrm>
                          <a:prstGeom prst="rect">
                            <a:avLst/>
                          </a:prstGeom>
                          <a:solidFill>
                            <a:schemeClr val="lt1"/>
                          </a:solidFill>
                          <a:ln w="6350">
                            <a:noFill/>
                          </a:ln>
                        </wps:spPr>
                        <wps:txbx>
                          <w:txbxContent>
                            <w:p w14:paraId="4BE3383E" w14:textId="3A6C3B71" w:rsidR="00A56F41" w:rsidRDefault="00A56F41" w:rsidP="00A56F41">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53F69A" id="Group 6" o:spid="_x0000_s1029" style="position:absolute;left:0;text-align:left;margin-left:-23.4pt;margin-top:97.2pt;width:471.1pt;height:151.5pt;z-index:251669504" coordsize="59830,192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0" type="#_x0000_t75" alt="A graph with different colored lines&#10;&#10;Description automatically generated" style="position:absolute;width:33674;height:192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">
                  <v:imagedata r:id="rId14" o:title="A graph with different colored lines&#10;&#10;Description automatically generated"/>
                </v:shape>
                <v:shape id="Picture 4" o:spid="_x0000_s1031" type="#_x0000_t75" alt="A graph with lines and dots&#10;&#10;Description automatically generated" style="position:absolute;left:33662;top:986;width:26168;height:174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">
                  <v:imagedata r:id="rId15" o:title="A graph with lines and dots&#10;&#10;Description automatically generated"/>
                </v:shape>
                <v:shapetype id="_x0000_t202" coordsize="21600,21600" o:spt="202" path="m,l,21600r21600,l21600,xe">
                  <v:stroke joinstyle="miter"/>
                  <v:path gradientshapeok="t" o:connecttype="rect"/>
                </v:shapetype>
                <v:shape id="Text Box 5" o:spid="_x0000_s1032" type="#_x0000_t202" style="position:absolute;left:2958;top:448;width:2622;height:286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" fillcolor="white [3201]" stroked="f" strokeweight=".5pt">
                  <v:textbox>
                    <w:txbxContent>
                      <w:p w14:paraId="3BE43BC7" w14:textId="1A23714D" w:rsidR="00A56F41" w:rsidRDefault="00A56F41">
                        <w:r>
                          <w:t>a</w:t>
                        </w:r>
                      </w:p>
                    </w:txbxContent>
                  </v:textbox>
                </v:shape>
                <v:shape id="Text Box 5" o:spid="_x0000_s1033" type="#_x0000_t202" style="position:absolute;left:31734;top:448;width:2699;height:286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" fillcolor="white [3201]" stroked="f" strokeweight=".5pt">
                  <v:textbox>
                    <w:txbxContent>
                      <w:p w14:paraId="4BE3383E" w14:textId="3A6C3B71" w:rsidR="00A56F41" w:rsidRDefault="00A56F41" w:rsidP="00A56F41">
                        <w:r>
                          <w:t>b</w:t>
                        </w:r>
                      </w:p>
                    </w:txbxContent>
                  </v:textbox>
                </v:shape>
                <w10:wrap type="square"/>
              </v:group>
            </w:pict>
          </mc:Fallback>
        </mc:AlternateContent>
      </w:r>
      <w:r w:rsidR="00F75C62" w:rsidRPr="0004067B">
        <w:rPr>
          <w:rFonts w:ascii="Times" w:hAnsi="Times"/>
          <w:noProof/>
        </w:rPr>
        <mc:AlternateContent>
          <mc:Choice Requires="wps">
            <w:drawing>
              <wp:anchor distT="0" distB="0" distL="114300" distR="114300" simplePos="0" relativeHeight="251670528" behindDoc="0" locked="0" layoutInCell="1" allowOverlap="1" wp14:anchorId="0B1874BD" wp14:editId="78BD76EF">
                <wp:simplePos x="0" y="0"/>
                <wp:positionH relativeFrom="column">
                  <wp:posOffset>-189230</wp:posOffset>
                </wp:positionH>
                <wp:positionV relativeFrom="paragraph">
                  <wp:posOffset>3155653</wp:posOffset>
                </wp:positionV>
                <wp:extent cx="3566384" cy="485523"/>
                <wp:effectExtent l="0" t="0" r="15240" b="10160"/>
                <wp:wrapTopAndBottom/>
                <wp:docPr id="43052148" name="Text Box 7"/>
                <wp:cNvGraphicFramePr/>
                <a:graphic xmlns:a="http://schemas.openxmlformats.org/drawingml/2006/main">
                  <a:graphicData uri="http://schemas.microsoft.com/office/word/2010/wordprocessingShape">
                    <wps:wsp>
                      <wps:cNvSpPr txBox="1"/>
                      <wps:spPr>
                        <a:xfrm>
                          <a:off x="0" y="0"/>
                          <a:ext cx="3566384" cy="485523"/>
                        </a:xfrm>
                        <a:prstGeom prst="rect">
                          <a:avLst/>
                        </a:prstGeom>
                        <a:solidFill>
                          <a:schemeClr val="lt1"/>
                        </a:solidFill>
                        <a:ln w="6350">
                          <a:solidFill>
                            <a:prstClr val="black"/>
                          </a:solidFill>
                        </a:ln>
                      </wps:spPr>
                      <wps:txbx>
                        <w:txbxContent>
                          <w:p w14:paraId="13F6C750" w14:textId="12D16A4B" w:rsidR="00927EAE" w:rsidRPr="00927EAE" w:rsidRDefault="00927EAE">
                            <w:pPr>
                              <w:rPr>
                                <w:i/>
                                <w:iCs/>
                                <w:sz w:val="16"/>
                                <w:szCs w:val="16"/>
                              </w:rPr>
                            </w:pPr>
                            <w:r w:rsidRPr="00927EAE">
                              <w:rPr>
                                <w:i/>
                                <w:iCs/>
                                <w:sz w:val="16"/>
                                <w:szCs w:val="16"/>
                              </w:rPr>
                              <w:t xml:space="preserve">Figure 2: </w:t>
                            </w:r>
                            <w:r w:rsidRPr="00927EAE">
                              <w:rPr>
                                <w:b/>
                                <w:bCs/>
                                <w:i/>
                                <w:iCs/>
                                <w:sz w:val="16"/>
                                <w:szCs w:val="16"/>
                              </w:rPr>
                              <w:t xml:space="preserve">(A) </w:t>
                            </w:r>
                            <w:r w:rsidRPr="00927EAE">
                              <w:rPr>
                                <w:i/>
                                <w:iCs/>
                                <w:sz w:val="16"/>
                                <w:szCs w:val="16"/>
                              </w:rPr>
                              <w:t xml:space="preserve">Codon usage bias of ribosomal protein genes colored by transcriptional response type. </w:t>
                            </w:r>
                            <w:r w:rsidRPr="00927EAE">
                              <w:rPr>
                                <w:b/>
                                <w:bCs/>
                                <w:i/>
                                <w:iCs/>
                                <w:sz w:val="16"/>
                                <w:szCs w:val="16"/>
                              </w:rPr>
                              <w:t xml:space="preserve">(B) </w:t>
                            </w:r>
                            <w:r w:rsidRPr="00927EAE">
                              <w:rPr>
                                <w:i/>
                                <w:iCs/>
                                <w:sz w:val="16"/>
                                <w:szCs w:val="16"/>
                              </w:rPr>
                              <w:t xml:space="preserve">Ribosomal protein gene expression over time, averaged by response type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874BD" id="Text Box 7" o:spid="_x0000_s1034" type="#_x0000_t202" style="position:absolute;left:0;text-align:left;margin-left:-14.9pt;margin-top:248.5pt;width:280.8pt;height:3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" fillcolor="white [3201]" strokeweight=".5pt">
                <v:textbox>
                  <w:txbxContent>
                    <w:p w14:paraId="13F6C750" w14:textId="12D16A4B" w:rsidR="00927EAE" w:rsidRPr="00927EAE" w:rsidRDefault="00927EAE">
                      <w:pPr>
                        <w:rPr>
                          <w:i/>
                          <w:iCs/>
                          <w:sz w:val="16"/>
                          <w:szCs w:val="16"/>
                        </w:rPr>
                      </w:pPr>
                      <w:r w:rsidRPr="00927EAE">
                        <w:rPr>
                          <w:i/>
                          <w:iCs/>
                          <w:sz w:val="16"/>
                          <w:szCs w:val="16"/>
                        </w:rPr>
                        <w:t xml:space="preserve">Figure 2: </w:t>
                      </w:r>
                      <w:r w:rsidRPr="00927EAE">
                        <w:rPr>
                          <w:b/>
                          <w:bCs/>
                          <w:i/>
                          <w:iCs/>
                          <w:sz w:val="16"/>
                          <w:szCs w:val="16"/>
                        </w:rPr>
                        <w:t xml:space="preserve">(A) </w:t>
                      </w:r>
                      <w:r w:rsidRPr="00927EAE">
                        <w:rPr>
                          <w:i/>
                          <w:iCs/>
                          <w:sz w:val="16"/>
                          <w:szCs w:val="16"/>
                        </w:rPr>
                        <w:t xml:space="preserve">Codon usage bias of ribosomal protein genes colored by transcriptional response type. </w:t>
                      </w:r>
                      <w:r w:rsidRPr="00927EAE">
                        <w:rPr>
                          <w:b/>
                          <w:bCs/>
                          <w:i/>
                          <w:iCs/>
                          <w:sz w:val="16"/>
                          <w:szCs w:val="16"/>
                        </w:rPr>
                        <w:t xml:space="preserve">(B) </w:t>
                      </w:r>
                      <w:r w:rsidRPr="00927EAE">
                        <w:rPr>
                          <w:i/>
                          <w:iCs/>
                          <w:sz w:val="16"/>
                          <w:szCs w:val="16"/>
                        </w:rPr>
                        <w:t xml:space="preserve">Ribosomal protein gene expression over time, averaged by response type </w:t>
                      </w:r>
                    </w:p>
                  </w:txbxContent>
                </v:textbox>
                <w10:wrap type="topAndBottom"/>
              </v:shape>
            </w:pict>
          </mc:Fallback>
        </mc:AlternateContent>
      </w:r>
      <w:r w:rsidR="007A0402" w:rsidRPr="0004067B">
        <w:rPr>
          <w:rFonts w:ascii="Times" w:hAnsi="Times"/>
        </w:rPr>
        <w:t xml:space="preserve">The influence of codon bias was also observed in transcription. </w:t>
      </w:r>
      <w:r w:rsidR="00D83A9B">
        <w:rPr>
          <w:rFonts w:ascii="Times" w:hAnsi="Times"/>
        </w:rPr>
        <w:t>We separated transcriptional responses into 4 categories according to their peak transcriptional responses (see methods). E</w:t>
      </w:r>
      <w:r w:rsidR="007A0402" w:rsidRPr="0004067B">
        <w:rPr>
          <w:rFonts w:ascii="Times" w:hAnsi="Times"/>
        </w:rPr>
        <w:t xml:space="preserve">arly responding taxa had a higher level of codon bias (Fig 2a), and a greater upregulation of ribosomal protein genes early on (Fig 2b). </w:t>
      </w:r>
      <w:r w:rsidR="00E0644E" w:rsidRPr="0004067B">
        <w:rPr>
          <w:rFonts w:ascii="Times" w:hAnsi="Times"/>
        </w:rPr>
        <w:t xml:space="preserve">The peak time of transcription </w:t>
      </w:r>
      <w:r w:rsidR="00E0644E" w:rsidRPr="0004067B">
        <w:rPr>
          <w:rFonts w:ascii="Times" w:hAnsi="Times"/>
        </w:rPr>
        <w:lastRenderedPageBreak/>
        <w:t xml:space="preserve">followed a logical pattern with growth response, where early transcribing taxa were represented more during early growth and late transcribing taxa were </w:t>
      </w:r>
      <w:r w:rsidR="00542D71" w:rsidRPr="0004067B">
        <w:rPr>
          <w:rFonts w:ascii="Times" w:hAnsi="Times"/>
        </w:rPr>
        <w:t>more often growing later</w:t>
      </w:r>
      <w:r w:rsidR="00E0644E" w:rsidRPr="0004067B">
        <w:rPr>
          <w:rFonts w:ascii="Times" w:hAnsi="Times"/>
        </w:rPr>
        <w:t xml:space="preserve"> (Supplemental Figure </w:t>
      </w:r>
      <w:proofErr w:type="spellStart"/>
      <w:r w:rsidR="00E0644E" w:rsidRPr="0004067B">
        <w:rPr>
          <w:rFonts w:ascii="Times" w:hAnsi="Times"/>
        </w:rPr>
        <w:t>X</w:t>
      </w:r>
      <w:r w:rsidR="00805D7F" w:rsidRPr="0004067B">
        <w:rPr>
          <w:rFonts w:ascii="Times" w:hAnsi="Times"/>
        </w:rPr>
        <w:t>a</w:t>
      </w:r>
      <w:proofErr w:type="spellEnd"/>
      <w:r w:rsidR="00E0644E" w:rsidRPr="0004067B">
        <w:rPr>
          <w:rFonts w:ascii="Times" w:hAnsi="Times"/>
        </w:rPr>
        <w:t>)</w:t>
      </w:r>
      <w:r w:rsidR="00805D7F" w:rsidRPr="0004067B">
        <w:rPr>
          <w:rFonts w:ascii="Times" w:hAnsi="Times"/>
        </w:rPr>
        <w:t xml:space="preserve">; however, we did not find a strong relationship between the expression of ribosomal protein genes and growth rate (Supplemental Fig </w:t>
      </w:r>
      <w:proofErr w:type="spellStart"/>
      <w:r w:rsidR="00805D7F" w:rsidRPr="0004067B">
        <w:rPr>
          <w:rFonts w:ascii="Times" w:hAnsi="Times"/>
        </w:rPr>
        <w:t>Xb</w:t>
      </w:r>
      <w:proofErr w:type="spellEnd"/>
      <w:r w:rsidR="00805D7F" w:rsidRPr="0004067B">
        <w:rPr>
          <w:rFonts w:ascii="Times" w:hAnsi="Times"/>
        </w:rPr>
        <w:t xml:space="preserve">). These results demonstrate that although the transcription of ribosomal proteins may be </w:t>
      </w:r>
      <w:r w:rsidR="00F30641">
        <w:rPr>
          <w:rFonts w:ascii="Times" w:hAnsi="Times"/>
        </w:rPr>
        <w:t>necessary</w:t>
      </w:r>
      <w:r w:rsidR="00805D7F" w:rsidRPr="0004067B">
        <w:rPr>
          <w:rFonts w:ascii="Times" w:hAnsi="Times"/>
        </w:rPr>
        <w:t xml:space="preserve"> for growth, </w:t>
      </w:r>
      <w:r w:rsidR="00F30641">
        <w:rPr>
          <w:rFonts w:ascii="Times" w:hAnsi="Times"/>
        </w:rPr>
        <w:t xml:space="preserve">it cannot be reliably used </w:t>
      </w:r>
      <w:r w:rsidR="00805D7F" w:rsidRPr="0004067B">
        <w:rPr>
          <w:rFonts w:ascii="Times" w:hAnsi="Times"/>
        </w:rPr>
        <w:t>as a quantitative proxy for growth rate</w:t>
      </w:r>
      <w:r w:rsidR="00694846" w:rsidRPr="0004067B">
        <w:rPr>
          <w:rFonts w:ascii="Times" w:hAnsi="Times"/>
        </w:rPr>
        <w:t xml:space="preserve">. This </w:t>
      </w:r>
      <w:r w:rsidR="00F30641">
        <w:rPr>
          <w:rFonts w:ascii="Times" w:hAnsi="Times"/>
        </w:rPr>
        <w:t>aligns with prior research</w:t>
      </w:r>
      <w:r w:rsidR="00694846" w:rsidRPr="0004067B">
        <w:rPr>
          <w:rFonts w:ascii="Times" w:hAnsi="Times"/>
        </w:rPr>
        <w:t xml:space="preserve"> indicating rRNA as a poor metric for activity </w:t>
      </w:r>
      <w:r w:rsidR="00694846" w:rsidRPr="0004067B">
        <w:rPr>
          <w:rFonts w:ascii="Times" w:hAnsi="Times"/>
        </w:rPr>
        <w:fldChar w:fldCharType="begin"/>
      </w:r>
      <w:r w:rsidR="00C5496E" w:rsidRPr="0004067B">
        <w:rPr>
          <w:rFonts w:ascii="Times" w:hAnsi="Times"/>
        </w:rPr>
        <w:instrText xml:space="preserve"> ADDIN ZOTERO_ITEM CSL_CITATION {"citationID":"zft6fjPG","properties":{"formattedCitation":"(23)","plainCitation":"(23)","noteIndex":0},"citationItems":[{"id":1779,"uris":["http://zotero.org/users/10354432/items/3WTEXA9R"],"itemData":{"id":1779,"type":"article-journal","abstract":"Microbes exist in a range of metabolic states (for example, dormant, active and growing) and analysis of ribosomal RNA (rRNA) is frequently employed to identify the 'active' fraction of microbes in environmental samples. While rRNA analyses are no longer commonly used to quantify a population's growth rate in mixed communities, due to rRNA concentration not scaling linearly with growth rate uniformly across taxa, rRNA analyses are still frequently used toward the more conservative goal of identifying populations that are currently active in a mixed community. Yet, evidence indicates that the general use of rRNA as a reliable indicator of metabolic state in microbial assemblages has serious limitations. This report highlights the complex and often contradictory relationships between rRNA, growth and activity. Potential mechanisms for confounding rRNA patterns are discussed, including differences in life histories, life strategies and non-growth activities. Ways in which rRNA data can be used for useful characterization of microbial assemblages are presented, along with questions to be addressed in future studies. © 2013 International Society for Microbial Ecology All rights reserved.","container-title":"ISME Journal","DOI":"10.1038/ismej.2013.102","ISSN":"17517362","issue":"11","note":"PMID: 23823491\npublisher: Nature Publishing Group","page":"2061-2068","title":"Evaluating rRNA as an indicator of microbial activity in environmental communities: Limitations and uses","volume":"7","author":[{"family":"Blazewicz","given":"Steven J."},{"family":"Barnard","given":"Romain L."},{"family":"Daly","given":"Rebecca A."},{"family":"Firestone","given":"Mary K."}],"issued":{"date-parts":[["2013",11,4]]}}}],"schema":"https://github.com/citation-style-language/schema/raw/master/csl-citation.json"} </w:instrText>
      </w:r>
      <w:r w:rsidR="00694846" w:rsidRPr="0004067B">
        <w:rPr>
          <w:rFonts w:ascii="Times" w:hAnsi="Times"/>
        </w:rPr>
        <w:fldChar w:fldCharType="separate"/>
      </w:r>
      <w:r w:rsidR="00C5496E" w:rsidRPr="0004067B">
        <w:rPr>
          <w:rFonts w:ascii="Times" w:hAnsi="Times"/>
          <w:noProof/>
        </w:rPr>
        <w:t>(23)</w:t>
      </w:r>
      <w:r w:rsidR="00694846" w:rsidRPr="0004067B">
        <w:rPr>
          <w:rFonts w:ascii="Times" w:hAnsi="Times"/>
        </w:rPr>
        <w:fldChar w:fldCharType="end"/>
      </w:r>
      <w:r w:rsidR="00694846" w:rsidRPr="0004067B">
        <w:rPr>
          <w:rFonts w:ascii="Times" w:hAnsi="Times"/>
        </w:rPr>
        <w:t xml:space="preserve"> and highlights important limitations in the use of metatranscriptomics</w:t>
      </w:r>
      <w:r w:rsidR="00FC6DF5" w:rsidRPr="0004067B">
        <w:rPr>
          <w:rFonts w:ascii="Times" w:hAnsi="Times"/>
        </w:rPr>
        <w:t xml:space="preserve"> for quantitatively assessing certain metrics </w:t>
      </w:r>
      <w:r w:rsidR="00542D71" w:rsidRPr="0004067B">
        <w:rPr>
          <w:rFonts w:ascii="Times" w:hAnsi="Times"/>
        </w:rPr>
        <w:t xml:space="preserve">between organisms </w:t>
      </w:r>
      <w:r w:rsidR="00FC6DF5" w:rsidRPr="0004067B">
        <w:rPr>
          <w:rFonts w:ascii="Times" w:hAnsi="Times"/>
        </w:rPr>
        <w:t>in microbial communities.</w:t>
      </w:r>
    </w:p>
    <w:p w14:paraId="480458B3" w14:textId="7353F62C" w:rsidR="00805D7F" w:rsidRPr="0004067B" w:rsidRDefault="001836CB" w:rsidP="0004067B">
      <w:pPr>
        <w:spacing w:line="480" w:lineRule="auto"/>
        <w:ind w:firstLine="720"/>
        <w:rPr>
          <w:rFonts w:ascii="Times" w:hAnsi="Times"/>
        </w:rPr>
      </w:pPr>
      <w:r w:rsidRPr="0004067B">
        <w:rPr>
          <w:rFonts w:ascii="Times" w:hAnsi="Times"/>
        </w:rPr>
        <w:fldChar w:fldCharType="begin"/>
      </w:r>
      <w:r w:rsidRPr="0004067B">
        <w:rPr>
          <w:rFonts w:ascii="Times" w:hAnsi="Times"/>
        </w:rPr>
        <w:instrText xml:space="preserve"> INCLUDEPICTURE "https://lh7-us.googleusercontent.com/VlascgBGp6H6_6JjRyPA8QESuM8LOn7d2SJaIV_uoaqgN0e4U8lXojvG4XJ08tBPdwQI4trKx-09qKYb9BOHwnmNuFbQWFyUl0tefOr6pK0Y_DoVwC_3AABMtLo_bN-MlzWVMXWCmxadw1xiIEUx0SKvcA=s2048" \* MERGEFORMATINET </w:instrText>
      </w:r>
      <w:r w:rsidR="00000000">
        <w:rPr>
          <w:rFonts w:ascii="Times" w:hAnsi="Times"/>
        </w:rPr>
        <w:fldChar w:fldCharType="separate"/>
      </w:r>
      <w:r w:rsidRPr="0004067B">
        <w:rPr>
          <w:rFonts w:ascii="Times" w:hAnsi="Times"/>
        </w:rPr>
        <w:fldChar w:fldCharType="end"/>
      </w:r>
    </w:p>
    <w:p w14:paraId="24BBAE0D" w14:textId="6337FB82" w:rsidR="00927EAE" w:rsidRPr="0004067B" w:rsidRDefault="00927EAE" w:rsidP="0004067B">
      <w:pPr>
        <w:spacing w:line="480" w:lineRule="auto"/>
        <w:rPr>
          <w:rFonts w:ascii="Times" w:hAnsi="Times"/>
          <w:i/>
          <w:iCs/>
        </w:rPr>
      </w:pPr>
    </w:p>
    <w:p w14:paraId="395B5CA7" w14:textId="50609833" w:rsidR="007A0402" w:rsidRPr="0004067B" w:rsidRDefault="007A0402" w:rsidP="0004067B">
      <w:pPr>
        <w:spacing w:line="480" w:lineRule="auto"/>
        <w:rPr>
          <w:rFonts w:ascii="Times" w:hAnsi="Times"/>
        </w:rPr>
      </w:pPr>
      <w:r w:rsidRPr="0004067B">
        <w:rPr>
          <w:rFonts w:ascii="Times" w:hAnsi="Times"/>
          <w:i/>
          <w:iCs/>
        </w:rPr>
        <w:t xml:space="preserve">Nucleotide </w:t>
      </w:r>
      <w:r w:rsidR="00E0644E" w:rsidRPr="0004067B">
        <w:rPr>
          <w:rFonts w:ascii="Times" w:hAnsi="Times"/>
          <w:i/>
          <w:iCs/>
        </w:rPr>
        <w:t>selection</w:t>
      </w:r>
    </w:p>
    <w:p w14:paraId="34D1D2BB" w14:textId="3A06C434" w:rsidR="004655E9" w:rsidRPr="0004067B" w:rsidRDefault="00694846" w:rsidP="0004067B">
      <w:pPr>
        <w:spacing w:line="480" w:lineRule="auto"/>
        <w:rPr>
          <w:rFonts w:ascii="Times" w:hAnsi="Times"/>
        </w:rPr>
      </w:pPr>
      <w:r w:rsidRPr="0004067B">
        <w:rPr>
          <w:rFonts w:ascii="Times" w:hAnsi="Times"/>
        </w:rPr>
        <w:tab/>
        <w:t xml:space="preserve">  </w:t>
      </w:r>
      <w:r w:rsidR="00FC6DF5" w:rsidRPr="0004067B">
        <w:rPr>
          <w:rFonts w:ascii="Times" w:hAnsi="Times"/>
        </w:rPr>
        <w:t xml:space="preserve">Nucleotide cost was </w:t>
      </w:r>
      <w:r w:rsidR="006F3E3F">
        <w:rPr>
          <w:rFonts w:ascii="Times" w:hAnsi="Times"/>
        </w:rPr>
        <w:t>linked</w:t>
      </w:r>
      <w:r w:rsidR="00FC6DF5" w:rsidRPr="0004067B">
        <w:rPr>
          <w:rFonts w:ascii="Times" w:hAnsi="Times"/>
        </w:rPr>
        <w:t xml:space="preserve"> </w:t>
      </w:r>
      <w:r w:rsidR="007E41F8">
        <w:rPr>
          <w:rFonts w:ascii="Times" w:hAnsi="Times"/>
        </w:rPr>
        <w:t xml:space="preserve">to </w:t>
      </w:r>
      <w:r w:rsidR="00FC6DF5" w:rsidRPr="0004067B">
        <w:rPr>
          <w:rFonts w:ascii="Times" w:hAnsi="Times"/>
        </w:rPr>
        <w:t xml:space="preserve">transcriptional response, </w:t>
      </w:r>
      <w:r w:rsidR="006F3E3F">
        <w:rPr>
          <w:rFonts w:ascii="Times" w:hAnsi="Times"/>
        </w:rPr>
        <w:t>with</w:t>
      </w:r>
      <w:r w:rsidR="007E41F8" w:rsidRPr="0004067B">
        <w:rPr>
          <w:rFonts w:ascii="Times" w:hAnsi="Times"/>
        </w:rPr>
        <w:t xml:space="preserve"> </w:t>
      </w:r>
      <w:r w:rsidR="00FC6DF5" w:rsidRPr="0004067B">
        <w:rPr>
          <w:rFonts w:ascii="Times" w:hAnsi="Times"/>
        </w:rPr>
        <w:t xml:space="preserve">early responding organisms </w:t>
      </w:r>
      <w:r w:rsidR="006F3E3F">
        <w:rPr>
          <w:rFonts w:ascii="Times" w:hAnsi="Times"/>
        </w:rPr>
        <w:t>displaying</w:t>
      </w:r>
      <w:r w:rsidR="00FC6DF5" w:rsidRPr="0004067B">
        <w:rPr>
          <w:rFonts w:ascii="Times" w:hAnsi="Times"/>
        </w:rPr>
        <w:t xml:space="preserve"> a higher AT</w:t>
      </w:r>
      <w:r w:rsidR="00D83A9B">
        <w:rPr>
          <w:rFonts w:ascii="Times" w:hAnsi="Times"/>
        </w:rPr>
        <w:t xml:space="preserve"> (A-T/A+T)</w:t>
      </w:r>
      <w:r w:rsidR="00FC6DF5" w:rsidRPr="0004067B">
        <w:rPr>
          <w:rFonts w:ascii="Times" w:hAnsi="Times"/>
        </w:rPr>
        <w:t xml:space="preserve"> and GC skew</w:t>
      </w:r>
      <w:r w:rsidR="00D83A9B">
        <w:rPr>
          <w:rFonts w:ascii="Times" w:hAnsi="Times"/>
        </w:rPr>
        <w:t xml:space="preserve"> (G-C/G+C)</w:t>
      </w:r>
      <w:r w:rsidR="00FC6DF5" w:rsidRPr="0004067B">
        <w:rPr>
          <w:rFonts w:ascii="Times" w:hAnsi="Times"/>
        </w:rPr>
        <w:t xml:space="preserve"> at synonymous sites</w:t>
      </w:r>
      <w:r w:rsidR="00A6519E" w:rsidRPr="0004067B">
        <w:rPr>
          <w:rFonts w:ascii="Times" w:hAnsi="Times"/>
        </w:rPr>
        <w:t xml:space="preserve"> for ribosomal protein genes</w:t>
      </w:r>
      <w:r w:rsidR="00C43A95" w:rsidRPr="0004067B">
        <w:rPr>
          <w:rFonts w:ascii="Times" w:hAnsi="Times"/>
        </w:rPr>
        <w:t xml:space="preserve"> (Fig 3 A&amp;B)</w:t>
      </w:r>
      <w:r w:rsidR="00FC6DF5" w:rsidRPr="0004067B">
        <w:rPr>
          <w:rFonts w:ascii="Times" w:hAnsi="Times"/>
        </w:rPr>
        <w:t xml:space="preserve">. </w:t>
      </w:r>
      <w:r w:rsidR="00955043">
        <w:rPr>
          <w:rFonts w:ascii="Times" w:hAnsi="Times"/>
        </w:rPr>
        <w:t>Our findings</w:t>
      </w:r>
      <w:r w:rsidR="00FC6DF5" w:rsidRPr="0004067B">
        <w:rPr>
          <w:rFonts w:ascii="Times" w:hAnsi="Times"/>
        </w:rPr>
        <w:t xml:space="preserve"> </w:t>
      </w:r>
      <w:r w:rsidR="006F3E3F">
        <w:rPr>
          <w:rFonts w:ascii="Times" w:hAnsi="Times"/>
        </w:rPr>
        <w:t>are</w:t>
      </w:r>
      <w:r w:rsidR="00FC6DF5" w:rsidRPr="0004067B">
        <w:rPr>
          <w:rFonts w:ascii="Times" w:hAnsi="Times"/>
        </w:rPr>
        <w:t xml:space="preserve"> in line with results from Chen et al. (2016) </w:t>
      </w:r>
      <w:r w:rsidR="00FC6DF5" w:rsidRPr="0004067B">
        <w:rPr>
          <w:rFonts w:ascii="Times" w:hAnsi="Times"/>
        </w:rPr>
        <w:fldChar w:fldCharType="begin"/>
      </w:r>
      <w:r w:rsidR="00D83A9B">
        <w:rPr>
          <w:rFonts w:ascii="Times" w:hAnsi="Times"/>
        </w:rPr>
        <w:instrText xml:space="preserve"> ADDIN ZOTERO_ITEM CSL_CITATION {"citationID":"qMap3MN6","properties":{"formattedCitation":"(40)","plainCitation":"(40)","noteIndex":0},"citationItems":[{"id":2822,"uris":["http://zotero.org/users/10354432/items/39MJLQIJ"],"itemData":{"id":2822,"type":"article-journal","container-title":"Nature Communications","DOI":"10.1038/ncomms11334","ISSN":"2041-1723","issue":"1","page":"11334","title":"Energy efficiency trade-offs drive nucleotide usage in transcribed regions","volume":"7","author":[{"family":"Chen","given":"Wei-Hua"},{"family":"Lu","given":"Guanting"},{"family":"Bork","given":"Peer"},{"family":"Hu","given":"Songnian"},{"family":"Lercher","given":"Martin J."}],"issued":{"date-parts":[["2016",9,21]]}}}],"schema":"https://github.com/citation-style-language/schema/raw/master/csl-citation.json"} </w:instrText>
      </w:r>
      <w:r w:rsidR="00FC6DF5" w:rsidRPr="0004067B">
        <w:rPr>
          <w:rFonts w:ascii="Times" w:hAnsi="Times"/>
        </w:rPr>
        <w:fldChar w:fldCharType="separate"/>
      </w:r>
      <w:r w:rsidR="00D83A9B">
        <w:rPr>
          <w:rFonts w:ascii="Times" w:hAnsi="Times"/>
          <w:noProof/>
        </w:rPr>
        <w:t>(40)</w:t>
      </w:r>
      <w:r w:rsidR="00FC6DF5" w:rsidRPr="0004067B">
        <w:rPr>
          <w:rFonts w:ascii="Times" w:hAnsi="Times"/>
        </w:rPr>
        <w:fldChar w:fldCharType="end"/>
      </w:r>
      <w:r w:rsidR="00FC6DF5" w:rsidRPr="0004067B">
        <w:rPr>
          <w:rFonts w:ascii="Times" w:hAnsi="Times"/>
        </w:rPr>
        <w:t xml:space="preserve">, </w:t>
      </w:r>
      <w:r w:rsidR="00955043">
        <w:rPr>
          <w:rFonts w:ascii="Times" w:hAnsi="Times"/>
        </w:rPr>
        <w:t>who</w:t>
      </w:r>
      <w:r w:rsidR="006F3E3F">
        <w:rPr>
          <w:rFonts w:ascii="Times" w:hAnsi="Times"/>
        </w:rPr>
        <w:t xml:space="preserve"> demonstrated</w:t>
      </w:r>
      <w:r w:rsidR="00FC6DF5" w:rsidRPr="0004067B">
        <w:rPr>
          <w:rFonts w:ascii="Times" w:hAnsi="Times"/>
        </w:rPr>
        <w:t xml:space="preserve"> that the lower cost U and </w:t>
      </w:r>
      <w:proofErr w:type="spellStart"/>
      <w:r w:rsidR="00FC6DF5" w:rsidRPr="0004067B">
        <w:rPr>
          <w:rFonts w:ascii="Times" w:hAnsi="Times"/>
        </w:rPr>
        <w:t>C at</w:t>
      </w:r>
      <w:proofErr w:type="spellEnd"/>
      <w:r w:rsidR="00FC6DF5" w:rsidRPr="0004067B">
        <w:rPr>
          <w:rFonts w:ascii="Times" w:hAnsi="Times"/>
        </w:rPr>
        <w:t xml:space="preserve"> nonsynonymous sites were associated with </w:t>
      </w:r>
      <w:r w:rsidR="006F3E3F">
        <w:rPr>
          <w:rFonts w:ascii="Times" w:hAnsi="Times"/>
        </w:rPr>
        <w:t>increased</w:t>
      </w:r>
      <w:r w:rsidR="00FC6DF5" w:rsidRPr="0004067B">
        <w:rPr>
          <w:rFonts w:ascii="Times" w:hAnsi="Times"/>
        </w:rPr>
        <w:t xml:space="preserve"> gene transcription. </w:t>
      </w:r>
      <w:r w:rsidR="006F3E3F">
        <w:rPr>
          <w:rFonts w:ascii="Times" w:hAnsi="Times"/>
        </w:rPr>
        <w:t>However, t</w:t>
      </w:r>
      <w:r w:rsidR="0049521E" w:rsidRPr="0004067B">
        <w:rPr>
          <w:rFonts w:ascii="Times" w:hAnsi="Times"/>
        </w:rPr>
        <w:t xml:space="preserve">his </w:t>
      </w:r>
      <w:r w:rsidR="009C7B1A">
        <w:rPr>
          <w:rFonts w:ascii="Times" w:hAnsi="Times"/>
        </w:rPr>
        <w:t>relationship</w:t>
      </w:r>
      <w:r w:rsidR="009C7B1A" w:rsidRPr="0004067B">
        <w:rPr>
          <w:rFonts w:ascii="Times" w:hAnsi="Times"/>
        </w:rPr>
        <w:t xml:space="preserve"> </w:t>
      </w:r>
      <w:r w:rsidR="0049521E" w:rsidRPr="0004067B">
        <w:rPr>
          <w:rFonts w:ascii="Times" w:hAnsi="Times"/>
        </w:rPr>
        <w:t xml:space="preserve">did not </w:t>
      </w:r>
      <w:r w:rsidR="006F3E3F">
        <w:rPr>
          <w:rFonts w:ascii="Times" w:hAnsi="Times"/>
        </w:rPr>
        <w:t>directly correlate</w:t>
      </w:r>
      <w:r w:rsidR="0049521E" w:rsidRPr="0004067B">
        <w:rPr>
          <w:rFonts w:ascii="Times" w:hAnsi="Times"/>
        </w:rPr>
        <w:t xml:space="preserve"> </w:t>
      </w:r>
      <w:r w:rsidR="006F3E3F">
        <w:rPr>
          <w:rFonts w:ascii="Times" w:hAnsi="Times"/>
        </w:rPr>
        <w:t>with</w:t>
      </w:r>
      <w:r w:rsidR="0049521E" w:rsidRPr="0004067B">
        <w:rPr>
          <w:rFonts w:ascii="Times" w:hAnsi="Times"/>
        </w:rPr>
        <w:t xml:space="preserve"> growth rate. </w:t>
      </w:r>
      <w:commentRangeStart w:id="22"/>
      <w:commentRangeStart w:id="23"/>
      <w:r w:rsidR="0049521E" w:rsidRPr="0004067B">
        <w:rPr>
          <w:rFonts w:ascii="Times" w:hAnsi="Times"/>
        </w:rPr>
        <w:t xml:space="preserve">GC skew </w:t>
      </w:r>
      <w:r w:rsidR="00542D71" w:rsidRPr="0004067B">
        <w:rPr>
          <w:rFonts w:ascii="Times" w:hAnsi="Times"/>
        </w:rPr>
        <w:t xml:space="preserve">of synonymous substitutions on ribosomal protein genes </w:t>
      </w:r>
      <w:r w:rsidR="0049521E" w:rsidRPr="0004067B">
        <w:rPr>
          <w:rFonts w:ascii="Times" w:hAnsi="Times"/>
        </w:rPr>
        <w:t>was weakly negatively correlated to growth (R</w:t>
      </w:r>
      <w:r w:rsidR="0049521E" w:rsidRPr="0004067B">
        <w:rPr>
          <w:rFonts w:ascii="Times" w:hAnsi="Times"/>
          <w:vertAlign w:val="superscript"/>
        </w:rPr>
        <w:t>2</w:t>
      </w:r>
      <w:r w:rsidR="0049521E" w:rsidRPr="0004067B">
        <w:rPr>
          <w:rFonts w:ascii="Times" w:hAnsi="Times"/>
        </w:rPr>
        <w:t xml:space="preserve"> = 0.12, p &lt; 0.01</w:t>
      </w:r>
      <w:r w:rsidR="00C43A95" w:rsidRPr="0004067B">
        <w:rPr>
          <w:rFonts w:ascii="Times" w:hAnsi="Times"/>
        </w:rPr>
        <w:t>; Fig 3C</w:t>
      </w:r>
      <w:r w:rsidR="0049521E" w:rsidRPr="0004067B">
        <w:rPr>
          <w:rFonts w:ascii="Times" w:hAnsi="Times"/>
        </w:rPr>
        <w:t>) and AT skew was not significantly negatively correlated with growth (R</w:t>
      </w:r>
      <w:r w:rsidR="0049521E" w:rsidRPr="0004067B">
        <w:rPr>
          <w:rFonts w:ascii="Times" w:hAnsi="Times"/>
          <w:vertAlign w:val="superscript"/>
        </w:rPr>
        <w:t>2</w:t>
      </w:r>
      <w:r w:rsidR="0049521E" w:rsidRPr="0004067B">
        <w:rPr>
          <w:rFonts w:ascii="Times" w:hAnsi="Times"/>
        </w:rPr>
        <w:t xml:space="preserve"> = 0.01, p = 0.06</w:t>
      </w:r>
      <w:r w:rsidR="00C43A95" w:rsidRPr="0004067B">
        <w:rPr>
          <w:rFonts w:ascii="Times" w:hAnsi="Times"/>
        </w:rPr>
        <w:t>; Fig 3D</w:t>
      </w:r>
      <w:r w:rsidR="0049521E" w:rsidRPr="0004067B">
        <w:rPr>
          <w:rFonts w:ascii="Times" w:hAnsi="Times"/>
        </w:rPr>
        <w:t>)</w:t>
      </w:r>
      <w:r w:rsidR="006F3E3F">
        <w:rPr>
          <w:rFonts w:ascii="Times" w:hAnsi="Times"/>
        </w:rPr>
        <w:t>. These results underscore the disparity</w:t>
      </w:r>
      <w:r w:rsidR="00A6519E" w:rsidRPr="0004067B">
        <w:rPr>
          <w:rFonts w:ascii="Times" w:hAnsi="Times"/>
        </w:rPr>
        <w:t xml:space="preserve"> between traits </w:t>
      </w:r>
      <w:r w:rsidR="003126B2">
        <w:rPr>
          <w:rFonts w:ascii="Times" w:hAnsi="Times"/>
        </w:rPr>
        <w:t>affecting</w:t>
      </w:r>
      <w:r w:rsidR="00A6519E" w:rsidRPr="0004067B">
        <w:rPr>
          <w:rFonts w:ascii="Times" w:hAnsi="Times"/>
        </w:rPr>
        <w:t xml:space="preserve"> transcription and those</w:t>
      </w:r>
      <w:r w:rsidR="003126B2">
        <w:rPr>
          <w:rFonts w:ascii="Times" w:hAnsi="Times"/>
        </w:rPr>
        <w:t xml:space="preserve"> having a</w:t>
      </w:r>
      <w:r w:rsidR="00A6519E" w:rsidRPr="0004067B">
        <w:rPr>
          <w:rFonts w:ascii="Times" w:hAnsi="Times"/>
        </w:rPr>
        <w:t xml:space="preserve"> more </w:t>
      </w:r>
      <w:r w:rsidR="003126B2">
        <w:rPr>
          <w:rFonts w:ascii="Times" w:hAnsi="Times"/>
        </w:rPr>
        <w:t>pronounced</w:t>
      </w:r>
      <w:r w:rsidR="00A6519E" w:rsidRPr="0004067B">
        <w:rPr>
          <w:rFonts w:ascii="Times" w:hAnsi="Times"/>
        </w:rPr>
        <w:t xml:space="preserve"> influence</w:t>
      </w:r>
      <w:r w:rsidR="003126B2">
        <w:rPr>
          <w:rFonts w:ascii="Times" w:hAnsi="Times"/>
        </w:rPr>
        <w:t xml:space="preserve"> on</w:t>
      </w:r>
      <w:r w:rsidR="00A6519E" w:rsidRPr="0004067B">
        <w:rPr>
          <w:rFonts w:ascii="Times" w:hAnsi="Times"/>
        </w:rPr>
        <w:t xml:space="preserve"> growth. </w:t>
      </w:r>
      <w:commentRangeEnd w:id="22"/>
      <w:r w:rsidR="00FA4F5B">
        <w:rPr>
          <w:rStyle w:val="CommentReference"/>
        </w:rPr>
        <w:commentReference w:id="22"/>
      </w:r>
      <w:commentRangeEnd w:id="23"/>
      <w:r w:rsidR="00D83A9B">
        <w:rPr>
          <w:rStyle w:val="CommentReference"/>
        </w:rPr>
        <w:commentReference w:id="23"/>
      </w:r>
    </w:p>
    <w:p w14:paraId="25697AD0" w14:textId="5746F7C1" w:rsidR="00A6519E" w:rsidRPr="0004067B" w:rsidRDefault="00A6519E" w:rsidP="0004067B">
      <w:pPr>
        <w:spacing w:line="480" w:lineRule="auto"/>
        <w:rPr>
          <w:rFonts w:ascii="Times" w:hAnsi="Times"/>
        </w:rPr>
      </w:pPr>
      <w:r w:rsidRPr="0004067B">
        <w:rPr>
          <w:rFonts w:ascii="Times" w:hAnsi="Times"/>
        </w:rPr>
        <w:tab/>
        <w:t>There was no relationship between nonsynonymous nucleotide usage and transcription</w:t>
      </w:r>
      <w:r w:rsidR="00C43A95" w:rsidRPr="0004067B">
        <w:rPr>
          <w:rFonts w:ascii="Times" w:hAnsi="Times"/>
        </w:rPr>
        <w:t xml:space="preserve"> (Fig 3 A&amp;B)</w:t>
      </w:r>
      <w:r w:rsidRPr="0004067B">
        <w:rPr>
          <w:rFonts w:ascii="Times" w:hAnsi="Times"/>
        </w:rPr>
        <w:t xml:space="preserve">. </w:t>
      </w:r>
      <w:r w:rsidR="00C43A95" w:rsidRPr="0004067B">
        <w:rPr>
          <w:rFonts w:ascii="Times" w:hAnsi="Times"/>
        </w:rPr>
        <w:t xml:space="preserve">We </w:t>
      </w:r>
      <w:r w:rsidRPr="0004067B">
        <w:rPr>
          <w:rFonts w:ascii="Times" w:hAnsi="Times"/>
        </w:rPr>
        <w:t xml:space="preserve">found </w:t>
      </w:r>
      <w:r w:rsidR="000A2334" w:rsidRPr="0004067B">
        <w:rPr>
          <w:rFonts w:ascii="Times" w:hAnsi="Times"/>
        </w:rPr>
        <w:t>a slight positive relationship between GC skew and growth</w:t>
      </w:r>
      <w:r w:rsidR="00C43A95" w:rsidRPr="0004067B">
        <w:rPr>
          <w:rFonts w:ascii="Times" w:hAnsi="Times"/>
        </w:rPr>
        <w:t xml:space="preserve"> (Fig. 3E)</w:t>
      </w:r>
      <w:r w:rsidR="000A2334" w:rsidRPr="0004067B">
        <w:rPr>
          <w:rFonts w:ascii="Times" w:hAnsi="Times"/>
        </w:rPr>
        <w:t xml:space="preserve">, </w:t>
      </w:r>
      <w:r w:rsidR="000A2334" w:rsidRPr="0004067B">
        <w:rPr>
          <w:rFonts w:ascii="Times" w:hAnsi="Times"/>
        </w:rPr>
        <w:lastRenderedPageBreak/>
        <w:t xml:space="preserve">and a </w:t>
      </w:r>
      <w:r w:rsidR="00C43A95" w:rsidRPr="0004067B">
        <w:rPr>
          <w:rFonts w:ascii="Times" w:hAnsi="Times"/>
        </w:rPr>
        <w:t xml:space="preserve">surprisingly </w:t>
      </w:r>
      <w:r w:rsidR="000A2334" w:rsidRPr="0004067B">
        <w:rPr>
          <w:rFonts w:ascii="Times" w:hAnsi="Times"/>
        </w:rPr>
        <w:t>positive relationship between AT skew and growth</w:t>
      </w:r>
      <w:r w:rsidR="00C43A95" w:rsidRPr="0004067B">
        <w:rPr>
          <w:rFonts w:ascii="Times" w:hAnsi="Times"/>
        </w:rPr>
        <w:t xml:space="preserve"> (Fig. 3F</w:t>
      </w:r>
      <w:r w:rsidR="00D83A9B">
        <w:rPr>
          <w:rFonts w:ascii="Times" w:hAnsi="Times"/>
        </w:rPr>
        <w:t>, R</w:t>
      </w:r>
      <w:r w:rsidR="00D83A9B">
        <w:rPr>
          <w:rFonts w:ascii="Times" w:hAnsi="Times"/>
          <w:vertAlign w:val="superscript"/>
        </w:rPr>
        <w:t>2</w:t>
      </w:r>
      <w:r w:rsidR="00D83A9B">
        <w:rPr>
          <w:rFonts w:ascii="Times" w:hAnsi="Times"/>
        </w:rPr>
        <w:t xml:space="preserve"> = 0.22, p &lt; 0.01</w:t>
      </w:r>
      <w:r w:rsidR="00C43A95" w:rsidRPr="0004067B">
        <w:rPr>
          <w:rFonts w:ascii="Times" w:hAnsi="Times"/>
        </w:rPr>
        <w:t>)</w:t>
      </w:r>
      <w:r w:rsidR="000A2334" w:rsidRPr="0004067B">
        <w:rPr>
          <w:rFonts w:ascii="Times" w:hAnsi="Times"/>
        </w:rPr>
        <w:t xml:space="preserve">. This could potentially be reflecting the inverse relationship between nucleotide cost and amino acid cost. More expensive nucleotides tend to encode for less expensive amino acids </w:t>
      </w:r>
      <w:r w:rsidR="000A2334" w:rsidRPr="0004067B">
        <w:rPr>
          <w:rFonts w:ascii="Times" w:hAnsi="Times"/>
        </w:rPr>
        <w:fldChar w:fldCharType="begin"/>
      </w:r>
      <w:r w:rsidR="00D83A9B">
        <w:rPr>
          <w:rFonts w:ascii="Times" w:hAnsi="Times"/>
        </w:rPr>
        <w:instrText xml:space="preserve"> ADDIN ZOTERO_ITEM CSL_CITATION {"citationID":"CnutWxkz","properties":{"formattedCitation":"(40)","plainCitation":"(40)","noteIndex":0},"citationItems":[{"id":2822,"uris":["http://zotero.org/users/10354432/items/39MJLQIJ"],"itemData":{"id":2822,"type":"article-journal","container-title":"Nature Communications","DOI":"10.1038/ncomms11334","ISSN":"2041-1723","issue":"1","page":"11334","title":"Energy efficiency trade-offs drive nucleotide usage in transcribed regions","volume":"7","author":[{"family":"Chen","given":"Wei-Hua"},{"family":"Lu","given":"Guanting"},{"family":"Bork","given":"Peer"},{"family":"Hu","given":"Songnian"},{"family":"Lercher","given":"Martin J."}],"issued":{"date-parts":[["2016",9,21]]}}}],"schema":"https://github.com/citation-style-language/schema/raw/master/csl-citation.json"} </w:instrText>
      </w:r>
      <w:r w:rsidR="000A2334" w:rsidRPr="0004067B">
        <w:rPr>
          <w:rFonts w:ascii="Times" w:hAnsi="Times"/>
        </w:rPr>
        <w:fldChar w:fldCharType="separate"/>
      </w:r>
      <w:r w:rsidR="00D83A9B">
        <w:rPr>
          <w:rFonts w:ascii="Times" w:hAnsi="Times"/>
          <w:noProof/>
        </w:rPr>
        <w:t>(40)</w:t>
      </w:r>
      <w:r w:rsidR="000A2334" w:rsidRPr="0004067B">
        <w:rPr>
          <w:rFonts w:ascii="Times" w:hAnsi="Times"/>
        </w:rPr>
        <w:fldChar w:fldCharType="end"/>
      </w:r>
      <w:r w:rsidR="000A2334" w:rsidRPr="0004067B">
        <w:rPr>
          <w:rFonts w:ascii="Times" w:hAnsi="Times"/>
        </w:rPr>
        <w:t xml:space="preserve">, and this relationship could reflect this cost conservation. However, we </w:t>
      </w:r>
      <w:r w:rsidR="00540848" w:rsidRPr="0004067B">
        <w:rPr>
          <w:rFonts w:ascii="Times" w:hAnsi="Times"/>
        </w:rPr>
        <w:t>did not</w:t>
      </w:r>
      <w:r w:rsidR="000A2334" w:rsidRPr="0004067B">
        <w:rPr>
          <w:rFonts w:ascii="Times" w:hAnsi="Times"/>
        </w:rPr>
        <w:t xml:space="preserve"> find that amino acid cost </w:t>
      </w:r>
      <w:r w:rsidR="00D83A9B">
        <w:rPr>
          <w:rFonts w:ascii="Times" w:hAnsi="Times"/>
        </w:rPr>
        <w:t>was</w:t>
      </w:r>
      <w:r w:rsidR="000A2334" w:rsidRPr="0004067B">
        <w:rPr>
          <w:rFonts w:ascii="Times" w:hAnsi="Times"/>
        </w:rPr>
        <w:t xml:space="preserve"> associated with growth</w:t>
      </w:r>
      <w:r w:rsidR="00C43A95" w:rsidRPr="0004067B">
        <w:rPr>
          <w:rFonts w:ascii="Times" w:hAnsi="Times"/>
        </w:rPr>
        <w:t xml:space="preserve"> (</w:t>
      </w:r>
      <w:r w:rsidR="00AF6332" w:rsidRPr="0004067B">
        <w:rPr>
          <w:rFonts w:ascii="Times" w:hAnsi="Times"/>
        </w:rPr>
        <w:t>Supplemental Fig X</w:t>
      </w:r>
      <w:r w:rsidR="00C43A95" w:rsidRPr="0004067B">
        <w:rPr>
          <w:rFonts w:ascii="Times" w:hAnsi="Times"/>
        </w:rPr>
        <w:t>)</w:t>
      </w:r>
      <w:r w:rsidR="000A2334" w:rsidRPr="0004067B">
        <w:rPr>
          <w:rFonts w:ascii="Times" w:hAnsi="Times"/>
        </w:rPr>
        <w:t>. When we examined the amino acid composition as it relates to these nonsynonymous substitutions, we found that AT skew was most closely correlated with the abundance of lysine (encoded for by AAG and AAA)</w:t>
      </w:r>
      <w:r w:rsidR="00E24C80" w:rsidRPr="0004067B">
        <w:rPr>
          <w:rFonts w:ascii="Times" w:hAnsi="Times"/>
        </w:rPr>
        <w:t>—</w:t>
      </w:r>
      <w:commentRangeStart w:id="24"/>
      <w:commentRangeStart w:id="25"/>
      <w:r w:rsidR="00E24C80" w:rsidRPr="0004067B">
        <w:rPr>
          <w:rFonts w:ascii="Times" w:hAnsi="Times"/>
        </w:rPr>
        <w:t>yet i</w:t>
      </w:r>
      <w:r w:rsidR="000A2334" w:rsidRPr="0004067B">
        <w:rPr>
          <w:rFonts w:ascii="Times" w:hAnsi="Times"/>
        </w:rPr>
        <w:t>t is unclear what specifically about lysine would be causing this relationship</w:t>
      </w:r>
      <w:r w:rsidR="00B15D96" w:rsidRPr="0004067B">
        <w:rPr>
          <w:rFonts w:ascii="Times" w:hAnsi="Times"/>
        </w:rPr>
        <w:t xml:space="preserve">. </w:t>
      </w:r>
      <w:commentRangeEnd w:id="24"/>
      <w:r w:rsidR="004A1928">
        <w:rPr>
          <w:rStyle w:val="CommentReference"/>
        </w:rPr>
        <w:commentReference w:id="24"/>
      </w:r>
      <w:commentRangeEnd w:id="25"/>
      <w:r w:rsidR="00BF5962">
        <w:rPr>
          <w:rStyle w:val="CommentReference"/>
        </w:rPr>
        <w:commentReference w:id="25"/>
      </w:r>
      <w:r w:rsidR="00B15D96" w:rsidRPr="0004067B">
        <w:rPr>
          <w:rFonts w:ascii="Times" w:hAnsi="Times"/>
        </w:rPr>
        <w:t xml:space="preserve">Lysine is not </w:t>
      </w:r>
      <w:r w:rsidR="00540848" w:rsidRPr="0004067B">
        <w:rPr>
          <w:rFonts w:ascii="Times" w:hAnsi="Times"/>
        </w:rPr>
        <w:t xml:space="preserve">notably cheaper to make and has elemental ratios </w:t>
      </w:r>
      <w:proofErr w:type="gramStart"/>
      <w:r w:rsidR="00540848" w:rsidRPr="0004067B">
        <w:rPr>
          <w:rFonts w:ascii="Times" w:hAnsi="Times"/>
        </w:rPr>
        <w:t>similar to</w:t>
      </w:r>
      <w:proofErr w:type="gramEnd"/>
      <w:r w:rsidR="00540848" w:rsidRPr="0004067B">
        <w:rPr>
          <w:rFonts w:ascii="Times" w:hAnsi="Times"/>
        </w:rPr>
        <w:t xml:space="preserve"> other amino acids</w:t>
      </w:r>
      <w:r w:rsidR="00E24C80" w:rsidRPr="0004067B">
        <w:rPr>
          <w:rFonts w:ascii="Times" w:hAnsi="Times"/>
        </w:rPr>
        <w:t>.</w:t>
      </w:r>
      <w:r w:rsidR="009314CB" w:rsidRPr="0004067B">
        <w:rPr>
          <w:rFonts w:ascii="Times" w:hAnsi="Times"/>
        </w:rPr>
        <w:t xml:space="preserve"> This relationship might therefore be due to features of the ribosomal protein structure, the analysis of which is beyond the scope of this study. Alternatively, the correlation could also be caused by </w:t>
      </w:r>
      <w:r w:rsidR="00244F80" w:rsidRPr="0004067B">
        <w:rPr>
          <w:rFonts w:ascii="Times" w:hAnsi="Times"/>
        </w:rPr>
        <w:t xml:space="preserve">correlations between </w:t>
      </w:r>
      <w:r w:rsidR="00E24C80" w:rsidRPr="0004067B">
        <w:rPr>
          <w:rFonts w:ascii="Times" w:hAnsi="Times"/>
        </w:rPr>
        <w:t xml:space="preserve">AT skew </w:t>
      </w:r>
      <w:r w:rsidR="00244F80" w:rsidRPr="0004067B">
        <w:rPr>
          <w:rFonts w:ascii="Times" w:hAnsi="Times"/>
        </w:rPr>
        <w:t>and</w:t>
      </w:r>
      <w:r w:rsidR="00E24C80" w:rsidRPr="0004067B">
        <w:rPr>
          <w:rFonts w:ascii="Times" w:hAnsi="Times"/>
        </w:rPr>
        <w:t xml:space="preserve"> other genomic features, especially GC content (</w:t>
      </w:r>
      <w:r w:rsidR="00D533A6" w:rsidRPr="0004067B">
        <w:rPr>
          <w:rFonts w:ascii="Times" w:hAnsi="Times"/>
        </w:rPr>
        <w:t>linear regression R</w:t>
      </w:r>
      <w:r w:rsidR="00D533A6" w:rsidRPr="0004067B">
        <w:rPr>
          <w:rFonts w:ascii="Times" w:hAnsi="Times"/>
          <w:vertAlign w:val="superscript"/>
        </w:rPr>
        <w:t>2</w:t>
      </w:r>
      <w:r w:rsidR="00D533A6" w:rsidRPr="0004067B">
        <w:rPr>
          <w:rFonts w:ascii="Times" w:hAnsi="Times"/>
        </w:rPr>
        <w:t xml:space="preserve">= </w:t>
      </w:r>
      <w:r w:rsidR="00BF5962">
        <w:rPr>
          <w:rFonts w:ascii="Times" w:hAnsi="Times"/>
        </w:rPr>
        <w:t>0.46)</w:t>
      </w:r>
      <w:r w:rsidR="00244F80" w:rsidRPr="0004067B">
        <w:rPr>
          <w:rFonts w:ascii="Times" w:hAnsi="Times"/>
        </w:rPr>
        <w:t>. Further, t</w:t>
      </w:r>
      <w:r w:rsidR="00E24C80" w:rsidRPr="0004067B">
        <w:rPr>
          <w:rFonts w:ascii="Times" w:hAnsi="Times"/>
        </w:rPr>
        <w:t xml:space="preserve">he addition of nonsynonymous AT skew to the model outlined in Supplemental Table </w:t>
      </w:r>
      <w:r w:rsidR="00D533A6" w:rsidRPr="0004067B">
        <w:rPr>
          <w:rFonts w:ascii="Times" w:hAnsi="Times"/>
        </w:rPr>
        <w:t>1</w:t>
      </w:r>
      <w:r w:rsidR="00E24C80" w:rsidRPr="0004067B">
        <w:rPr>
          <w:rFonts w:ascii="Times" w:hAnsi="Times"/>
        </w:rPr>
        <w:t xml:space="preserve"> did not explain </w:t>
      </w:r>
      <w:r w:rsidR="00540848" w:rsidRPr="0004067B">
        <w:rPr>
          <w:rFonts w:ascii="Times" w:hAnsi="Times"/>
        </w:rPr>
        <w:t>much more</w:t>
      </w:r>
      <w:r w:rsidR="00E24C80" w:rsidRPr="0004067B">
        <w:rPr>
          <w:rFonts w:ascii="Times" w:hAnsi="Times"/>
        </w:rPr>
        <w:t xml:space="preserve"> variation as opposed to the base model. </w:t>
      </w:r>
    </w:p>
    <w:p w14:paraId="68C420C8" w14:textId="02BE35F3" w:rsidR="00AF6332" w:rsidRPr="0004067B" w:rsidRDefault="00AF6332" w:rsidP="0004067B">
      <w:pPr>
        <w:spacing w:line="480" w:lineRule="auto"/>
        <w:rPr>
          <w:rFonts w:ascii="Times" w:hAnsi="Times"/>
        </w:rPr>
      </w:pPr>
      <w:r w:rsidRPr="0004067B">
        <w:rPr>
          <w:rFonts w:ascii="Times" w:hAnsi="Times"/>
          <w:noProof/>
        </w:rPr>
        <w:lastRenderedPageBreak/>
        <mc:AlternateContent>
          <mc:Choice Requires="wps">
            <w:drawing>
              <wp:anchor distT="0" distB="0" distL="114300" distR="114300" simplePos="0" relativeHeight="251663360" behindDoc="0" locked="0" layoutInCell="1" allowOverlap="1" wp14:anchorId="56286CFD" wp14:editId="7AA9E913">
                <wp:simplePos x="0" y="0"/>
                <wp:positionH relativeFrom="column">
                  <wp:posOffset>4008474</wp:posOffset>
                </wp:positionH>
                <wp:positionV relativeFrom="paragraph">
                  <wp:posOffset>4327451</wp:posOffset>
                </wp:positionV>
                <wp:extent cx="2062407" cy="1881786"/>
                <wp:effectExtent l="0" t="0" r="8255" b="10795"/>
                <wp:wrapNone/>
                <wp:docPr id="768872890" name="Text Box 2"/>
                <wp:cNvGraphicFramePr/>
                <a:graphic xmlns:a="http://schemas.openxmlformats.org/drawingml/2006/main">
                  <a:graphicData uri="http://schemas.microsoft.com/office/word/2010/wordprocessingShape">
                    <wps:wsp>
                      <wps:cNvSpPr txBox="1"/>
                      <wps:spPr>
                        <a:xfrm>
                          <a:off x="0" y="0"/>
                          <a:ext cx="2062407" cy="1881786"/>
                        </a:xfrm>
                        <a:prstGeom prst="rect">
                          <a:avLst/>
                        </a:prstGeom>
                        <a:solidFill>
                          <a:schemeClr val="lt1"/>
                        </a:solidFill>
                        <a:ln w="6350">
                          <a:solidFill>
                            <a:prstClr val="black"/>
                          </a:solidFill>
                        </a:ln>
                      </wps:spPr>
                      <wps:txbx>
                        <w:txbxContent>
                          <w:p w14:paraId="2A26DC32" w14:textId="21D61051" w:rsidR="00AF6332" w:rsidRPr="00AF6332" w:rsidRDefault="00AF6332">
                            <w:pPr>
                              <w:rPr>
                                <w:i/>
                                <w:iCs/>
                                <w:sz w:val="20"/>
                                <w:szCs w:val="20"/>
                              </w:rPr>
                            </w:pPr>
                            <w:r>
                              <w:rPr>
                                <w:i/>
                                <w:iCs/>
                                <w:sz w:val="20"/>
                                <w:szCs w:val="20"/>
                              </w:rPr>
                              <w:t>Figure 3: Nucleotide skew as it relates to transcriptional responses and growth rate. The synonymous and non-synonymous GC (</w:t>
                            </w:r>
                            <w:r>
                              <w:rPr>
                                <w:b/>
                                <w:bCs/>
                                <w:i/>
                                <w:iCs/>
                                <w:sz w:val="20"/>
                                <w:szCs w:val="20"/>
                              </w:rPr>
                              <w:t>A</w:t>
                            </w:r>
                            <w:r>
                              <w:rPr>
                                <w:i/>
                                <w:iCs/>
                                <w:sz w:val="20"/>
                                <w:szCs w:val="20"/>
                              </w:rPr>
                              <w:t xml:space="preserve">) and AT </w:t>
                            </w:r>
                            <w:r>
                              <w:rPr>
                                <w:b/>
                                <w:bCs/>
                                <w:i/>
                                <w:iCs/>
                                <w:sz w:val="20"/>
                                <w:szCs w:val="20"/>
                              </w:rPr>
                              <w:t>(B)</w:t>
                            </w:r>
                            <w:r>
                              <w:rPr>
                                <w:i/>
                                <w:iCs/>
                                <w:sz w:val="20"/>
                                <w:szCs w:val="20"/>
                              </w:rPr>
                              <w:t xml:space="preserve"> skew by transcriptional response, with color indicating site-type. Growth rate as a function of synonymous nucleotide skew for GC-skew </w:t>
                            </w:r>
                            <w:r w:rsidRPr="00AF6332">
                              <w:rPr>
                                <w:b/>
                                <w:bCs/>
                                <w:i/>
                                <w:iCs/>
                                <w:sz w:val="20"/>
                                <w:szCs w:val="20"/>
                              </w:rPr>
                              <w:t xml:space="preserve">(C) </w:t>
                            </w:r>
                            <w:r w:rsidRPr="00AF6332">
                              <w:rPr>
                                <w:i/>
                                <w:iCs/>
                                <w:sz w:val="20"/>
                                <w:szCs w:val="20"/>
                              </w:rPr>
                              <w:t>and</w:t>
                            </w:r>
                            <w:r>
                              <w:rPr>
                                <w:i/>
                                <w:iCs/>
                                <w:sz w:val="20"/>
                                <w:szCs w:val="20"/>
                              </w:rPr>
                              <w:t xml:space="preserve"> AT skew </w:t>
                            </w:r>
                            <w:r>
                              <w:rPr>
                                <w:b/>
                                <w:bCs/>
                                <w:i/>
                                <w:iCs/>
                                <w:sz w:val="20"/>
                                <w:szCs w:val="20"/>
                              </w:rPr>
                              <w:t>(D)</w:t>
                            </w:r>
                            <w:r>
                              <w:rPr>
                                <w:i/>
                                <w:iCs/>
                                <w:sz w:val="20"/>
                                <w:szCs w:val="20"/>
                              </w:rPr>
                              <w:t xml:space="preserve">, and nonsynonymous GC </w:t>
                            </w:r>
                            <w:r>
                              <w:rPr>
                                <w:b/>
                                <w:bCs/>
                                <w:i/>
                                <w:iCs/>
                                <w:sz w:val="20"/>
                                <w:szCs w:val="20"/>
                              </w:rPr>
                              <w:t>(E)</w:t>
                            </w:r>
                            <w:r>
                              <w:rPr>
                                <w:i/>
                                <w:iCs/>
                                <w:sz w:val="20"/>
                                <w:szCs w:val="20"/>
                              </w:rPr>
                              <w:t xml:space="preserve"> and AT skew </w:t>
                            </w:r>
                            <w:r>
                              <w:rPr>
                                <w:b/>
                                <w:bCs/>
                                <w:i/>
                                <w:iCs/>
                                <w:sz w:val="20"/>
                                <w:szCs w:val="20"/>
                              </w:rPr>
                              <w:t>(F)</w:t>
                            </w:r>
                            <w:r>
                              <w:rPr>
                                <w:i/>
                                <w:i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86CFD" id="Text Box 2" o:spid="_x0000_s1035" type="#_x0000_t202" style="position:absolute;margin-left:315.65pt;margin-top:340.75pt;width:162.4pt;height:14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" fillcolor="white [3201]" strokeweight=".5pt">
                <v:textbox>
                  <w:txbxContent>
                    <w:p w14:paraId="2A26DC32" w14:textId="21D61051" w:rsidR="00AF6332" w:rsidRPr="00AF6332" w:rsidRDefault="00AF6332">
                      <w:pPr>
                        <w:rPr>
                          <w:i/>
                          <w:iCs/>
                          <w:sz w:val="20"/>
                          <w:szCs w:val="20"/>
                        </w:rPr>
                      </w:pPr>
                      <w:r>
                        <w:rPr>
                          <w:i/>
                          <w:iCs/>
                          <w:sz w:val="20"/>
                          <w:szCs w:val="20"/>
                        </w:rPr>
                        <w:t>Figure 3: Nucleotide skew as it relates to transcriptional responses and growth rate. The synonymous and non-synonymous GC (</w:t>
                      </w:r>
                      <w:r>
                        <w:rPr>
                          <w:b/>
                          <w:bCs/>
                          <w:i/>
                          <w:iCs/>
                          <w:sz w:val="20"/>
                          <w:szCs w:val="20"/>
                        </w:rPr>
                        <w:t>A</w:t>
                      </w:r>
                      <w:r>
                        <w:rPr>
                          <w:i/>
                          <w:iCs/>
                          <w:sz w:val="20"/>
                          <w:szCs w:val="20"/>
                        </w:rPr>
                        <w:t xml:space="preserve">) and AT </w:t>
                      </w:r>
                      <w:r>
                        <w:rPr>
                          <w:b/>
                          <w:bCs/>
                          <w:i/>
                          <w:iCs/>
                          <w:sz w:val="20"/>
                          <w:szCs w:val="20"/>
                        </w:rPr>
                        <w:t>(B)</w:t>
                      </w:r>
                      <w:r>
                        <w:rPr>
                          <w:i/>
                          <w:iCs/>
                          <w:sz w:val="20"/>
                          <w:szCs w:val="20"/>
                        </w:rPr>
                        <w:t xml:space="preserve"> skew by transcriptional response, with color indicating site-type. Growth rate as a function of synonymous nucleotide skew for GC-skew </w:t>
                      </w:r>
                      <w:r w:rsidRPr="00AF6332">
                        <w:rPr>
                          <w:b/>
                          <w:bCs/>
                          <w:i/>
                          <w:iCs/>
                          <w:sz w:val="20"/>
                          <w:szCs w:val="20"/>
                        </w:rPr>
                        <w:t xml:space="preserve">(C) </w:t>
                      </w:r>
                      <w:r w:rsidRPr="00AF6332">
                        <w:rPr>
                          <w:i/>
                          <w:iCs/>
                          <w:sz w:val="20"/>
                          <w:szCs w:val="20"/>
                        </w:rPr>
                        <w:t>and</w:t>
                      </w:r>
                      <w:r>
                        <w:rPr>
                          <w:i/>
                          <w:iCs/>
                          <w:sz w:val="20"/>
                          <w:szCs w:val="20"/>
                        </w:rPr>
                        <w:t xml:space="preserve"> AT skew </w:t>
                      </w:r>
                      <w:r>
                        <w:rPr>
                          <w:b/>
                          <w:bCs/>
                          <w:i/>
                          <w:iCs/>
                          <w:sz w:val="20"/>
                          <w:szCs w:val="20"/>
                        </w:rPr>
                        <w:t>(D)</w:t>
                      </w:r>
                      <w:r>
                        <w:rPr>
                          <w:i/>
                          <w:iCs/>
                          <w:sz w:val="20"/>
                          <w:szCs w:val="20"/>
                        </w:rPr>
                        <w:t xml:space="preserve">, and nonsynonymous GC </w:t>
                      </w:r>
                      <w:r>
                        <w:rPr>
                          <w:b/>
                          <w:bCs/>
                          <w:i/>
                          <w:iCs/>
                          <w:sz w:val="20"/>
                          <w:szCs w:val="20"/>
                        </w:rPr>
                        <w:t>(E)</w:t>
                      </w:r>
                      <w:r>
                        <w:rPr>
                          <w:i/>
                          <w:iCs/>
                          <w:sz w:val="20"/>
                          <w:szCs w:val="20"/>
                        </w:rPr>
                        <w:t xml:space="preserve"> and AT skew </w:t>
                      </w:r>
                      <w:r>
                        <w:rPr>
                          <w:b/>
                          <w:bCs/>
                          <w:i/>
                          <w:iCs/>
                          <w:sz w:val="20"/>
                          <w:szCs w:val="20"/>
                        </w:rPr>
                        <w:t>(F)</w:t>
                      </w:r>
                      <w:r>
                        <w:rPr>
                          <w:i/>
                          <w:iCs/>
                          <w:sz w:val="20"/>
                          <w:szCs w:val="20"/>
                        </w:rPr>
                        <w:t>.</w:t>
                      </w:r>
                    </w:p>
                  </w:txbxContent>
                </v:textbox>
              </v:shape>
            </w:pict>
          </mc:Fallback>
        </mc:AlternateContent>
      </w:r>
      <w:r w:rsidRPr="0004067B">
        <w:rPr>
          <w:rFonts w:ascii="Times" w:hAnsi="Times"/>
          <w:noProof/>
        </w:rPr>
        <w:drawing>
          <wp:inline distT="0" distB="0" distL="0" distR="0" wp14:anchorId="0E62B4FD" wp14:editId="2C3CA840">
            <wp:extent cx="5029956" cy="6287445"/>
            <wp:effectExtent l="0" t="0" r="0" b="0"/>
            <wp:docPr id="1491472573" name="Picture 1" descr="A collage of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72573" name="Picture 1" descr="A collage of diagr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2223" cy="6302779"/>
                    </a:xfrm>
                    <a:prstGeom prst="rect">
                      <a:avLst/>
                    </a:prstGeom>
                  </pic:spPr>
                </pic:pic>
              </a:graphicData>
            </a:graphic>
          </wp:inline>
        </w:drawing>
      </w:r>
    </w:p>
    <w:p w14:paraId="0F0E3B30" w14:textId="4396AF84" w:rsidR="003505F9" w:rsidRPr="0004067B" w:rsidRDefault="003505F9" w:rsidP="0004067B">
      <w:pPr>
        <w:spacing w:line="480" w:lineRule="auto"/>
        <w:rPr>
          <w:rFonts w:ascii="Times" w:hAnsi="Times"/>
          <w:i/>
          <w:iCs/>
        </w:rPr>
      </w:pPr>
      <w:r w:rsidRPr="0004067B">
        <w:rPr>
          <w:rFonts w:ascii="Times" w:hAnsi="Times"/>
          <w:i/>
          <w:iCs/>
        </w:rPr>
        <w:t>Limitations and future directions</w:t>
      </w:r>
    </w:p>
    <w:p w14:paraId="5CC78EB7" w14:textId="21D22D6C" w:rsidR="00641D0D" w:rsidRPr="0004067B" w:rsidRDefault="00D83A9B" w:rsidP="0004067B">
      <w:pPr>
        <w:spacing w:line="480" w:lineRule="auto"/>
        <w:ind w:firstLine="720"/>
        <w:rPr>
          <w:rFonts w:ascii="Times" w:hAnsi="Times"/>
        </w:rPr>
      </w:pPr>
      <w:r>
        <w:rPr>
          <w:rFonts w:ascii="Times" w:hAnsi="Times"/>
        </w:rPr>
        <w:t>Codon bias, GC content, and genome size</w:t>
      </w:r>
      <w:r w:rsidR="003505F9" w:rsidRPr="0004067B">
        <w:rPr>
          <w:rFonts w:ascii="Times" w:hAnsi="Times"/>
        </w:rPr>
        <w:t xml:space="preserve"> may be particularly relevant in pulse-driven systems, but it is still unknown how they may relate to growth in soils where water and nutrients are either </w:t>
      </w:r>
      <w:r w:rsidR="00641D0D" w:rsidRPr="0004067B">
        <w:rPr>
          <w:rFonts w:ascii="Times" w:hAnsi="Times"/>
        </w:rPr>
        <w:t>less variable or more available. For example, t</w:t>
      </w:r>
      <w:r w:rsidR="00E115EB" w:rsidRPr="0004067B">
        <w:rPr>
          <w:rFonts w:ascii="Times" w:hAnsi="Times"/>
        </w:rPr>
        <w:t xml:space="preserve">he frequency of cycles of drying and rewetting are known to influence microbial community responses to rewetting </w:t>
      </w:r>
      <w:r>
        <w:rPr>
          <w:rFonts w:ascii="Times" w:hAnsi="Times"/>
        </w:rPr>
        <w:fldChar w:fldCharType="begin"/>
      </w:r>
      <w:r>
        <w:rPr>
          <w:rFonts w:ascii="Times" w:hAnsi="Times"/>
        </w:rPr>
        <w:instrText xml:space="preserve"> ADDIN ZOTERO_ITEM CSL_CITATION {"citationID":"Owt0aYPI","properties":{"formattedCitation":"(71)","plainCitation":"(71)","noteIndex":0},"citationItems":[{"id":3332,"uris":["http://zotero.org/users/10354432/items/9R76QVYM"],"itemData":{"id":3332,"type":"article-journal","abstract":"Soil drying and rewetting represents a common physiological stress for the microbial communities residing in surface soils. A drying-rewetting cycle may induce lysis in a significant proportion of the microbial biomass and, for a number of reasons, may directly or indirectly influence microbial community composition. Few studies have explicitly examined the role of drying-rewetting frequency in shaping soil microbial community structure. In this experiment, we manipulated soil water stress in the laboratory by exposing two different soil types to 0, 1, 2, 4, 6, 9, or 15 drying-rewetting cycles over a 2-month period. The two soils used for the experiment were both collected from the Sedgwick Ranch Natural Reserve in Santa Ynez, CA, one from an annual grassland, the other from underneath an oak canopy. The average soil moisture content over the course of the incubation was the same for all samples, compensating for the number of drying-rewetting cycles. At the end of the 2-month incubation we extracted DNA from soil samples and characterized the soil bacterial communities using the terminal restriction fragment length polymorphism (T-RFLP) method. We found that drying-rewetting regimes can influence bacterial community composition in oak but not in grass soils. The two soils have inherently different bacterial communities; only the bacteria residing in the oak soil, which are less frequently exposed to moisture stress in their natural environment, were significantly affected by drying-rewetting cycles. The community indices of taxonomic diversity and richness were relatively insensitive to drying-rewetting frequency. We hypothesize that drying-rewetting induced shifts in bacterial community composition may partly explain the changes in C mineralization rates that are commonly observed following exposure to numerous drying-rewetting cycles. Microbial community composition may influence soil processes, particularly in soils exposed to a significant level of environmental stress.","container-title":"Microbial Ecology","ISSN":"0095-3628","issue":"1","note":"publisher: Springer","page":"63-71","source":"JSTOR","title":"Influence of Drying-Rewetting Frequency on Soil Bacterial Community Structure","volume":"45","author":[{"family":"Fierer","given":"N."},{"family":"Schimel","given":"J. P."},{"family":"Holden","given":"P. A."}],"issued":{"date-parts":[["2003"]]}}}],"schema":"https://github.com/citation-style-language/schema/raw/master/csl-citation.json"} </w:instrText>
      </w:r>
      <w:r>
        <w:rPr>
          <w:rFonts w:ascii="Times" w:hAnsi="Times"/>
        </w:rPr>
        <w:fldChar w:fldCharType="separate"/>
      </w:r>
      <w:r>
        <w:rPr>
          <w:rFonts w:ascii="Times" w:hAnsi="Times"/>
          <w:noProof/>
        </w:rPr>
        <w:t>(71)</w:t>
      </w:r>
      <w:r>
        <w:rPr>
          <w:rFonts w:ascii="Times" w:hAnsi="Times"/>
        </w:rPr>
        <w:fldChar w:fldCharType="end"/>
      </w:r>
      <w:r w:rsidR="00E115EB" w:rsidRPr="0004067B">
        <w:rPr>
          <w:rFonts w:ascii="Times" w:hAnsi="Times"/>
        </w:rPr>
        <w:t xml:space="preserve">. </w:t>
      </w:r>
      <w:r w:rsidR="00034E41" w:rsidRPr="0004067B">
        <w:rPr>
          <w:rFonts w:ascii="Times" w:hAnsi="Times"/>
        </w:rPr>
        <w:t xml:space="preserve">Although </w:t>
      </w:r>
      <w:r w:rsidR="00034E41" w:rsidRPr="0004067B">
        <w:rPr>
          <w:rFonts w:ascii="Times" w:hAnsi="Times"/>
        </w:rPr>
        <w:lastRenderedPageBreak/>
        <w:t>t</w:t>
      </w:r>
      <w:r w:rsidR="00E115EB" w:rsidRPr="0004067B">
        <w:rPr>
          <w:rFonts w:ascii="Times" w:hAnsi="Times"/>
        </w:rPr>
        <w:t xml:space="preserve">his may be tied to shifts in community composition, </w:t>
      </w:r>
      <w:r w:rsidR="00034E41" w:rsidRPr="0004067B">
        <w:rPr>
          <w:rFonts w:ascii="Times" w:hAnsi="Times"/>
        </w:rPr>
        <w:t>it does not preclude</w:t>
      </w:r>
      <w:r w:rsidR="00E115EB" w:rsidRPr="0004067B">
        <w:rPr>
          <w:rFonts w:ascii="Times" w:hAnsi="Times"/>
        </w:rPr>
        <w:t xml:space="preserve"> plasticity in the physiological response of individual taxa. </w:t>
      </w:r>
      <w:proofErr w:type="gramStart"/>
      <w:r w:rsidR="00641D0D" w:rsidRPr="0004067B">
        <w:rPr>
          <w:rFonts w:ascii="Times" w:hAnsi="Times"/>
        </w:rPr>
        <w:t xml:space="preserve">More </w:t>
      </w:r>
      <w:r w:rsidR="00A0748F" w:rsidRPr="0004067B">
        <w:rPr>
          <w:rFonts w:ascii="Times" w:hAnsi="Times"/>
        </w:rPr>
        <w:t xml:space="preserve">or less </w:t>
      </w:r>
      <w:r w:rsidR="00641D0D" w:rsidRPr="0004067B">
        <w:rPr>
          <w:rFonts w:ascii="Times" w:hAnsi="Times"/>
        </w:rPr>
        <w:t>frequent</w:t>
      </w:r>
      <w:proofErr w:type="gramEnd"/>
      <w:r w:rsidR="00641D0D" w:rsidRPr="0004067B">
        <w:rPr>
          <w:rFonts w:ascii="Times" w:hAnsi="Times"/>
        </w:rPr>
        <w:t xml:space="preserve"> rain events could potentially </w:t>
      </w:r>
      <w:r w:rsidR="00A0748F" w:rsidRPr="0004067B">
        <w:rPr>
          <w:rFonts w:ascii="Times" w:hAnsi="Times"/>
        </w:rPr>
        <w:t xml:space="preserve">influence the response of these traits to rewetting events. </w:t>
      </w:r>
    </w:p>
    <w:p w14:paraId="1784AB5B" w14:textId="4BEAAE0F" w:rsidR="00912DFD" w:rsidRPr="0004067B" w:rsidRDefault="00A0748F" w:rsidP="0004067B">
      <w:pPr>
        <w:spacing w:line="480" w:lineRule="auto"/>
        <w:ind w:firstLine="720"/>
        <w:rPr>
          <w:rFonts w:ascii="Times" w:hAnsi="Times"/>
        </w:rPr>
      </w:pPr>
      <w:r w:rsidRPr="0004067B">
        <w:rPr>
          <w:rFonts w:ascii="Times" w:hAnsi="Times"/>
        </w:rPr>
        <w:t xml:space="preserve">How genomic traits relate to growth in environments where change is gradual is also not well understood. A complete picture of </w:t>
      </w:r>
      <w:r w:rsidR="00E115EB" w:rsidRPr="0004067B">
        <w:rPr>
          <w:rFonts w:ascii="Times" w:hAnsi="Times"/>
        </w:rPr>
        <w:t>the relationship between genomic traits and activity of soil bacteria</w:t>
      </w:r>
      <w:r w:rsidRPr="0004067B">
        <w:rPr>
          <w:rFonts w:ascii="Times" w:hAnsi="Times"/>
        </w:rPr>
        <w:t xml:space="preserve"> requires assessing these relationships </w:t>
      </w:r>
      <w:r w:rsidR="00E115EB" w:rsidRPr="0004067B">
        <w:rPr>
          <w:rFonts w:ascii="Times" w:hAnsi="Times"/>
        </w:rPr>
        <w:t>across</w:t>
      </w:r>
      <w:r w:rsidR="00912DFD" w:rsidRPr="0004067B">
        <w:rPr>
          <w:rFonts w:ascii="Times" w:hAnsi="Times"/>
        </w:rPr>
        <w:t xml:space="preserve"> environments and stimuli.  </w:t>
      </w:r>
      <w:r w:rsidRPr="0004067B">
        <w:rPr>
          <w:rFonts w:ascii="Times" w:hAnsi="Times"/>
        </w:rPr>
        <w:t xml:space="preserve">Although the growth rates of soil bacteria under stable conditions is often difficult to measure—recent advancements in isotopic vapor labeling allow for the study the growth rates of bacteria without the addition of water or nutrients </w:t>
      </w:r>
      <w:r w:rsidRPr="0004067B">
        <w:rPr>
          <w:rFonts w:ascii="Times" w:hAnsi="Times"/>
        </w:rPr>
        <w:fldChar w:fldCharType="begin"/>
      </w:r>
      <w:r w:rsidR="00D83A9B">
        <w:rPr>
          <w:rFonts w:ascii="Times" w:hAnsi="Times"/>
        </w:rPr>
        <w:instrText xml:space="preserve"> ADDIN ZOTERO_ITEM CSL_CITATION {"citationID":"tZqVW6Jo","properties":{"formattedCitation":"(72, 73)","plainCitation":"(72, 73)","noteIndex":0},"citationItems":[{"id":2991,"uris":["http://zotero.org/users/10354432/items/YQ4YBWQD"],"itemData":{"id":2991,"type":"article-journal","abstract":"Soil microbial physiology controls large fluxes of C to the atmosphere, thus, improving our ability to accurately quantify microbial physiology in soil is essential. However, current methods to determine microbial C metabolism require liquid water addition, which makes it practically impossible to measure microbial physiology in dry soil samples without stimulating microbial growth and respiration (namely, the “Birch effect”). We developed a new method based on in vivo 18O-water vapor equilibration to minimize soil rewetting effects. This method allows the isotopic labeling of soil water without direct liquid water addition. This was compared to the main current method (direct 18O-liquid water addition) in moist and air-dry soils. We determined the time kinetics and calculated the average 18O enrichment of soil water over incubation time, which is necessary to calculate microbial growth from 18O incorporation in genomic DNA. We tested isotopic equilibration patterns in three natural and six artificially constructed soils covering a wide range of soil texture and soil organic matter content. We then measured microbial growth, respiration and carbon use efficiency (CUE) in three natural soils (either air-dry or moist). The proposed 18O-vapor equilibration method provided similar results as the current method of liquid 18O-water addition when used for moist soils. However, when applied to air-dry soils the liquid 18O-water addition method overestimated growth by up to 250%, respiration by up to 500%, and underestimated CUE by up to 40%. We finally describe the new insights into biogeochemical cycling of C that the new method can help uncover, and we consider a range of questions regarding microbial physiology and its response to global change that can now be addressed.","container-title":"Global Change Biology","DOI":"10.1111/GCB.15168","ISSN":"1365-2486","issue":"9","note":"PMID: 32472728\npublisher: John Wiley &amp; Sons, Ltd","page":"5333-5341","title":"Quantifying microbial growth and carbon use efficiency in dry soil environments via 18O water vapor equilibration","volume":"26","author":[{"family":"Canarini","given":"Alberto"},{"family":"Wanek","given":"Wolfgang"},{"family":"Watzka","given":"Margarete"},{"family":"Sandén","given":"Taru"},{"family":"Spiegel","given":"Heide"},{"family":"Šantrůček","given":"Jiří"},{"family":"Schnecker","given":"Jörg"}],"issued":{"date-parts":[["2020",9,1]]}}},{"id":3317,"uris":["http://zotero.org/users/10354432/items/5V7SHPQ3"],"itemData":{"id":3317,"type":"article-journal","abstract":"Climate change increases the frequency and intensity of drought events, affecting soil functions including carbon sequestration and nutrient cycling, which are driven by growing microorganisms. Yet we know little about microbial responses to drought due to methodological limitations. Here, we estimate microbial growth rates in montane grassland soils exposed to ambient conditions, drought, and potential future climate conditions (i.e., soils exposed to 6 years of elevated temperatures and elevated CO2 levels). For this purpose, we combined 18O-water vapor equilibration with quantitative stable isotope probing (termed ‘vapor-qSIP’) to measure taxon-specific microbial growth in dry soils. In our experiments, drought caused &gt;90% of bacterial and archaeal taxa to stop dividing and reduced the growth rates of persisting ones. Under drought, growing taxa accounted for only 4% of the total community as compared to 35% in the controls. Drought-tolerant communities were dominated by specialized members of the Actinobacteriota, particularly the genus Streptomyces. Six years of pre-exposure to future climate conditions (3</w:instrText>
      </w:r>
      <w:r w:rsidR="00D83A9B">
        <w:rPr>
          <w:rFonts w:ascii="Times New Roman" w:hAnsi="Times New Roman" w:cs="Times New Roman"/>
        </w:rPr>
        <w:instrText> </w:instrText>
      </w:r>
      <w:r w:rsidR="00D83A9B">
        <w:rPr>
          <w:rFonts w:ascii="Times" w:hAnsi="Times"/>
        </w:rPr>
        <w:instrText xml:space="preserve">°C warming and + 300 ppm atmospheric CO2) alleviated drought effects on microbial growth, through more drought-tolerant taxa across major phyla, accounting for 9% of the total community. Our results provide insights into the response of active microbes to drought today and in a future climate, and highlight the importance of studying drought in combination with future climate conditions to capture interactive effects and improve predictions of future soil-climate feedbacks.","container-title":"Nature Communications","DOI":"10.1038/s41467-023-41524-y","ISSN":"2041-1723","issue":"1","journalAbbreviation":"Nat Commun","language":"en","license":"2023 Springer Nature Limited","note":"number: 1\npublisher: Nature Publishing Group","page":"5895","source":"www.nature.com","title":"Microbial growth under drought is confined to distinct taxa and modified by potential future climate conditions","volume":"14","author":[{"family":"Metze","given":"Dennis"},{"family":"Schnecker","given":"Jörg"},{"family":"Canarini","given":"Alberto"},{"family":"Fuchslueger","given":"Lucia"},{"family":"Koch","given":"Benjamin J."},{"family":"Stone","given":"Bram W."},{"family":"Hungate","given":"Bruce A."},{"family":"Hausmann","given":"Bela"},{"family":"Schmidt","given":"Hannes"},{"family":"Schaumberger","given":"Andreas"},{"family":"Bahn","given":"Michael"},{"family":"Kaiser","given":"Christina"},{"family":"Richter","given":"Andreas"}],"issued":{"date-parts":[["2023",9,22]]}}}],"schema":"https://github.com/citation-style-language/schema/raw/master/csl-citation.json"} </w:instrText>
      </w:r>
      <w:r w:rsidRPr="0004067B">
        <w:rPr>
          <w:rFonts w:ascii="Times" w:hAnsi="Times"/>
        </w:rPr>
        <w:fldChar w:fldCharType="separate"/>
      </w:r>
      <w:r w:rsidR="00D83A9B">
        <w:rPr>
          <w:rFonts w:ascii="Times" w:hAnsi="Times"/>
          <w:noProof/>
        </w:rPr>
        <w:t>(72, 73)</w:t>
      </w:r>
      <w:r w:rsidRPr="0004067B">
        <w:rPr>
          <w:rFonts w:ascii="Times" w:hAnsi="Times"/>
        </w:rPr>
        <w:fldChar w:fldCharType="end"/>
      </w:r>
      <w:r w:rsidRPr="0004067B">
        <w:rPr>
          <w:rFonts w:ascii="Times" w:hAnsi="Times"/>
        </w:rPr>
        <w:t xml:space="preserve"> and </w:t>
      </w:r>
      <w:r w:rsidR="00B20FDC" w:rsidRPr="0004067B">
        <w:rPr>
          <w:rFonts w:ascii="Times" w:hAnsi="Times"/>
        </w:rPr>
        <w:t>provides a promising avenue to</w:t>
      </w:r>
      <w:r w:rsidRPr="0004067B">
        <w:rPr>
          <w:rFonts w:ascii="Times" w:hAnsi="Times"/>
        </w:rPr>
        <w:t xml:space="preserve"> study growth in undisturbed environments</w:t>
      </w:r>
      <w:r w:rsidR="00B20FDC" w:rsidRPr="0004067B">
        <w:rPr>
          <w:rFonts w:ascii="Times" w:hAnsi="Times"/>
        </w:rPr>
        <w:t>.</w:t>
      </w:r>
    </w:p>
    <w:p w14:paraId="0CF7E6EC" w14:textId="1E3B31B9" w:rsidR="006F3E3F" w:rsidRPr="00D83A9B" w:rsidRDefault="006F3E3F" w:rsidP="00D83A9B">
      <w:pPr>
        <w:spacing w:line="480" w:lineRule="auto"/>
        <w:ind w:firstLine="720"/>
        <w:rPr>
          <w:rFonts w:ascii="Times" w:hAnsi="Times"/>
        </w:rPr>
      </w:pPr>
      <w:r w:rsidRPr="006F3E3F">
        <w:rPr>
          <w:rFonts w:ascii="Times New Roman" w:eastAsia="Times New Roman" w:hAnsi="Times New Roman" w:cs="Times New Roman"/>
          <w:kern w:val="0"/>
          <w14:ligatures w14:val="none"/>
        </w:rPr>
        <w:t xml:space="preserve">It is essential to underscore the potential of these traits for predicting growth and transcription. Even though the most predictive traits could account for approximately 50% of the variance in growth, it's important to acknowledge the limitations in terms of sample size and the potential for bias resulting from metagenomic binning. Consequently, the extent of predictive power these traits possess for forecasting growth in response to real-world phenomena remains uncertain; additional studies and data will offer more clarity on these relationships. </w:t>
      </w:r>
      <w:proofErr w:type="gramStart"/>
      <w:r w:rsidRPr="006F3E3F">
        <w:rPr>
          <w:rFonts w:ascii="Times New Roman" w:eastAsia="Times New Roman" w:hAnsi="Times New Roman" w:cs="Times New Roman"/>
          <w:kern w:val="0"/>
          <w14:ligatures w14:val="none"/>
        </w:rPr>
        <w:t>In light of</w:t>
      </w:r>
      <w:proofErr w:type="gramEnd"/>
      <w:r w:rsidRPr="006F3E3F">
        <w:rPr>
          <w:rFonts w:ascii="Times New Roman" w:eastAsia="Times New Roman" w:hAnsi="Times New Roman" w:cs="Times New Roman"/>
          <w:kern w:val="0"/>
          <w14:ligatures w14:val="none"/>
        </w:rPr>
        <w:t xml:space="preserve"> this, it's crucial to recognize that these traits may not consistently correlate with growth in non-pulse-driven systems. These considerations should guide us when making conclusions about the growth potential of microbial communities.</w:t>
      </w:r>
    </w:p>
    <w:p w14:paraId="5E8BCAA2" w14:textId="77777777" w:rsidR="006F3E3F" w:rsidRDefault="006F3E3F" w:rsidP="00D83A9B">
      <w:pPr>
        <w:spacing w:line="480" w:lineRule="auto"/>
        <w:rPr>
          <w:rFonts w:ascii="Times" w:hAnsi="Times"/>
        </w:rPr>
      </w:pPr>
    </w:p>
    <w:p w14:paraId="0CF45816" w14:textId="77777777" w:rsidR="006F3E3F" w:rsidRDefault="006F3E3F" w:rsidP="0004067B">
      <w:pPr>
        <w:spacing w:line="480" w:lineRule="auto"/>
        <w:ind w:firstLine="720"/>
        <w:rPr>
          <w:rFonts w:ascii="Times" w:hAnsi="Times"/>
        </w:rPr>
      </w:pPr>
    </w:p>
    <w:p w14:paraId="523191A6" w14:textId="77777777" w:rsidR="006F3E3F" w:rsidRPr="0004067B" w:rsidRDefault="006F3E3F" w:rsidP="0004067B">
      <w:pPr>
        <w:spacing w:line="480" w:lineRule="auto"/>
        <w:ind w:firstLine="720"/>
        <w:rPr>
          <w:rFonts w:ascii="Times" w:hAnsi="Times"/>
        </w:rPr>
      </w:pPr>
    </w:p>
    <w:p w14:paraId="134039E1" w14:textId="77777777" w:rsidR="003505F9" w:rsidRPr="0004067B" w:rsidRDefault="003505F9" w:rsidP="0004067B">
      <w:pPr>
        <w:spacing w:line="480" w:lineRule="auto"/>
        <w:rPr>
          <w:rFonts w:ascii="Times" w:hAnsi="Times"/>
          <w:i/>
          <w:iCs/>
        </w:rPr>
      </w:pPr>
      <w:commentRangeStart w:id="26"/>
      <w:commentRangeStart w:id="27"/>
      <w:commentRangeStart w:id="28"/>
      <w:r w:rsidRPr="0004067B">
        <w:rPr>
          <w:rFonts w:ascii="Times" w:hAnsi="Times"/>
          <w:i/>
          <w:iCs/>
        </w:rPr>
        <w:t>Conclusion</w:t>
      </w:r>
      <w:commentRangeEnd w:id="26"/>
      <w:r w:rsidR="00641D0D" w:rsidRPr="0004067B">
        <w:rPr>
          <w:rStyle w:val="CommentReference"/>
          <w:rFonts w:ascii="Times" w:hAnsi="Times"/>
        </w:rPr>
        <w:commentReference w:id="26"/>
      </w:r>
      <w:commentRangeEnd w:id="27"/>
      <w:r w:rsidR="006F3E3F">
        <w:rPr>
          <w:rStyle w:val="CommentReference"/>
        </w:rPr>
        <w:commentReference w:id="27"/>
      </w:r>
      <w:commentRangeEnd w:id="28"/>
      <w:r w:rsidR="00D83A9B">
        <w:rPr>
          <w:rStyle w:val="CommentReference"/>
        </w:rPr>
        <w:commentReference w:id="28"/>
      </w:r>
    </w:p>
    <w:p w14:paraId="21F9259C" w14:textId="10C6F0B4" w:rsidR="003505F9" w:rsidRPr="0004067B" w:rsidRDefault="003505F9" w:rsidP="0004067B">
      <w:pPr>
        <w:spacing w:line="480" w:lineRule="auto"/>
        <w:rPr>
          <w:rFonts w:ascii="Times" w:hAnsi="Times"/>
        </w:rPr>
      </w:pPr>
      <w:r w:rsidRPr="0004067B">
        <w:rPr>
          <w:rFonts w:ascii="Times" w:hAnsi="Times"/>
        </w:rPr>
        <w:lastRenderedPageBreak/>
        <w:t xml:space="preserve">These results highlight trait dimensions that correspond with growth rate and bacteria in soil microbial communities. Specifically, we found that fast growth was related to high codon usage bias, lower GC content, and smaller genome sizes. We also found that transcription was associated with nucleotide synthesis cost as well as codon usage bias. These relationships offer important perspective for examining the broad scale </w:t>
      </w:r>
      <w:r w:rsidR="00AF0264" w:rsidRPr="0004067B">
        <w:rPr>
          <w:rFonts w:ascii="Times" w:hAnsi="Times"/>
        </w:rPr>
        <w:t xml:space="preserve">ecological </w:t>
      </w:r>
      <w:r w:rsidRPr="0004067B">
        <w:rPr>
          <w:rFonts w:ascii="Times" w:hAnsi="Times"/>
        </w:rPr>
        <w:t xml:space="preserve">distribution of these traits, as the importance of short-term responses may play a vital role in systems characterized by pulses of nutrient availability.  </w:t>
      </w:r>
    </w:p>
    <w:p w14:paraId="6F7915A4" w14:textId="77777777" w:rsidR="003505F9" w:rsidRPr="0004067B" w:rsidRDefault="003505F9" w:rsidP="0004067B">
      <w:pPr>
        <w:spacing w:line="480" w:lineRule="auto"/>
        <w:ind w:firstLine="720"/>
        <w:rPr>
          <w:rFonts w:ascii="Times" w:hAnsi="Times"/>
        </w:rPr>
      </w:pPr>
    </w:p>
    <w:p w14:paraId="2F438163" w14:textId="4147EFF0" w:rsidR="00106BD0" w:rsidRPr="0004067B" w:rsidRDefault="003505F9" w:rsidP="0004067B">
      <w:pPr>
        <w:spacing w:line="480" w:lineRule="auto"/>
        <w:ind w:firstLine="720"/>
        <w:rPr>
          <w:rFonts w:ascii="Times" w:hAnsi="Times"/>
        </w:rPr>
      </w:pPr>
      <w:r w:rsidRPr="0004067B">
        <w:rPr>
          <w:rFonts w:ascii="Times" w:hAnsi="Times"/>
        </w:rPr>
        <w:t xml:space="preserve">  </w:t>
      </w:r>
      <w:r w:rsidR="00106BD0" w:rsidRPr="0004067B">
        <w:rPr>
          <w:rFonts w:ascii="Times" w:hAnsi="Times"/>
        </w:rPr>
        <w:br w:type="page"/>
      </w:r>
    </w:p>
    <w:p w14:paraId="421B24E1" w14:textId="5C1720B1" w:rsidR="00106BD0" w:rsidRPr="0004067B" w:rsidRDefault="00106BD0" w:rsidP="0004067B">
      <w:pPr>
        <w:spacing w:line="480" w:lineRule="auto"/>
        <w:rPr>
          <w:rFonts w:ascii="Times" w:hAnsi="Times"/>
        </w:rPr>
      </w:pPr>
      <w:r w:rsidRPr="0004067B">
        <w:rPr>
          <w:rFonts w:ascii="Times" w:hAnsi="Times"/>
        </w:rPr>
        <w:lastRenderedPageBreak/>
        <w:t>REFERENCES</w:t>
      </w:r>
    </w:p>
    <w:p w14:paraId="0CA574A7" w14:textId="77777777" w:rsidR="00AF0264" w:rsidRPr="0004067B" w:rsidRDefault="00AF0264" w:rsidP="0004067B">
      <w:pPr>
        <w:spacing w:line="480" w:lineRule="auto"/>
        <w:rPr>
          <w:rFonts w:ascii="Times" w:hAnsi="Times"/>
        </w:rPr>
      </w:pPr>
    </w:p>
    <w:p w14:paraId="486FB873" w14:textId="77777777" w:rsidR="00D83A9B" w:rsidRPr="00D83A9B" w:rsidRDefault="00106BD0" w:rsidP="00D83A9B">
      <w:pPr>
        <w:pStyle w:val="Bibliography"/>
      </w:pPr>
      <w:r w:rsidRPr="0004067B">
        <w:rPr>
          <w:rFonts w:ascii="Times" w:hAnsi="Times"/>
        </w:rPr>
        <w:fldChar w:fldCharType="begin"/>
      </w:r>
      <w:r w:rsidR="00C5496E" w:rsidRPr="0004067B">
        <w:rPr>
          <w:rFonts w:ascii="Times" w:hAnsi="Times"/>
        </w:rPr>
        <w:instrText xml:space="preserve"> ADDIN ZOTERO_BIBL {"uncited":[],"omitted":[],"custom":[]} CSL_BIBLIOGRAPHY </w:instrText>
      </w:r>
      <w:r w:rsidRPr="0004067B">
        <w:rPr>
          <w:rFonts w:ascii="Times" w:hAnsi="Times"/>
        </w:rPr>
        <w:fldChar w:fldCharType="separate"/>
      </w:r>
      <w:r w:rsidR="00D83A9B" w:rsidRPr="00D83A9B">
        <w:t xml:space="preserve">1. </w:t>
      </w:r>
      <w:r w:rsidR="00D83A9B" w:rsidRPr="00D83A9B">
        <w:tab/>
        <w:t xml:space="preserve">H. F. Birch, </w:t>
      </w:r>
      <w:proofErr w:type="gramStart"/>
      <w:r w:rsidR="00D83A9B" w:rsidRPr="00D83A9B">
        <w:t>The</w:t>
      </w:r>
      <w:proofErr w:type="gramEnd"/>
      <w:r w:rsidR="00D83A9B" w:rsidRPr="00D83A9B">
        <w:t xml:space="preserve"> effect of soil drying on humus decomposition and nitrogen availability. </w:t>
      </w:r>
      <w:r w:rsidR="00D83A9B" w:rsidRPr="00D83A9B">
        <w:rPr>
          <w:i/>
          <w:iCs/>
        </w:rPr>
        <w:t>Plant and Soil</w:t>
      </w:r>
      <w:r w:rsidR="00D83A9B" w:rsidRPr="00D83A9B">
        <w:t xml:space="preserve"> </w:t>
      </w:r>
      <w:r w:rsidR="00D83A9B" w:rsidRPr="00D83A9B">
        <w:rPr>
          <w:b/>
          <w:bCs/>
        </w:rPr>
        <w:t>10</w:t>
      </w:r>
      <w:r w:rsidR="00D83A9B" w:rsidRPr="00D83A9B">
        <w:t>, 9–31 (1958).</w:t>
      </w:r>
    </w:p>
    <w:p w14:paraId="0103FE08" w14:textId="77777777" w:rsidR="00D83A9B" w:rsidRPr="00D83A9B" w:rsidRDefault="00D83A9B" w:rsidP="00D83A9B">
      <w:pPr>
        <w:pStyle w:val="Bibliography"/>
      </w:pPr>
      <w:r w:rsidRPr="00D83A9B">
        <w:t xml:space="preserve">2. </w:t>
      </w:r>
      <w:r w:rsidRPr="00D83A9B">
        <w:tab/>
        <w:t xml:space="preserve">P. Jarvis, </w:t>
      </w:r>
      <w:r w:rsidRPr="00D83A9B">
        <w:rPr>
          <w:i/>
          <w:iCs/>
        </w:rPr>
        <w:t>et al.</w:t>
      </w:r>
      <w:r w:rsidRPr="00D83A9B">
        <w:t xml:space="preserve">, Drying and wetting of Mediterranean soils stimulates decomposition and carbon dioxide emission: the “Birch effect.” </w:t>
      </w:r>
      <w:r w:rsidRPr="00D83A9B">
        <w:rPr>
          <w:i/>
          <w:iCs/>
        </w:rPr>
        <w:t>Tree Physiology</w:t>
      </w:r>
      <w:r w:rsidRPr="00D83A9B">
        <w:t xml:space="preserve"> </w:t>
      </w:r>
      <w:r w:rsidRPr="00D83A9B">
        <w:rPr>
          <w:b/>
          <w:bCs/>
        </w:rPr>
        <w:t>27</w:t>
      </w:r>
      <w:r w:rsidRPr="00D83A9B">
        <w:t>, 929–940 (2007).</w:t>
      </w:r>
    </w:p>
    <w:p w14:paraId="11351BC0" w14:textId="77777777" w:rsidR="00D83A9B" w:rsidRPr="00D83A9B" w:rsidRDefault="00D83A9B" w:rsidP="00D83A9B">
      <w:pPr>
        <w:pStyle w:val="Bibliography"/>
      </w:pPr>
      <w:r w:rsidRPr="00D83A9B">
        <w:t xml:space="preserve">3. </w:t>
      </w:r>
      <w:r w:rsidRPr="00D83A9B">
        <w:tab/>
        <w:t xml:space="preserve">N. </w:t>
      </w:r>
      <w:proofErr w:type="spellStart"/>
      <w:r w:rsidRPr="00D83A9B">
        <w:t>Fierer</w:t>
      </w:r>
      <w:proofErr w:type="spellEnd"/>
      <w:r w:rsidRPr="00D83A9B">
        <w:t xml:space="preserve">, J. P. Schimel, A Proposed Mechanism for the Pulse in Carbon Dioxide Production Commonly Observed Following the Rapid Rewetting of a Dry Soil. </w:t>
      </w:r>
      <w:r w:rsidRPr="00D83A9B">
        <w:rPr>
          <w:i/>
          <w:iCs/>
        </w:rPr>
        <w:t>Soil Science Society of America Journal</w:t>
      </w:r>
      <w:r w:rsidRPr="00D83A9B">
        <w:t xml:space="preserve"> </w:t>
      </w:r>
      <w:r w:rsidRPr="00D83A9B">
        <w:rPr>
          <w:b/>
          <w:bCs/>
        </w:rPr>
        <w:t>67</w:t>
      </w:r>
      <w:r w:rsidRPr="00D83A9B">
        <w:t>, 798 (2003).</w:t>
      </w:r>
    </w:p>
    <w:p w14:paraId="3D7659FC" w14:textId="77777777" w:rsidR="00D83A9B" w:rsidRPr="00D83A9B" w:rsidRDefault="00D83A9B" w:rsidP="00D83A9B">
      <w:pPr>
        <w:pStyle w:val="Bibliography"/>
      </w:pPr>
      <w:r w:rsidRPr="00D83A9B">
        <w:t xml:space="preserve">4. </w:t>
      </w:r>
      <w:r w:rsidRPr="00D83A9B">
        <w:tab/>
        <w:t xml:space="preserve">E. W. </w:t>
      </w:r>
      <w:proofErr w:type="spellStart"/>
      <w:r w:rsidRPr="00D83A9B">
        <w:t>Slessarev</w:t>
      </w:r>
      <w:proofErr w:type="spellEnd"/>
      <w:r w:rsidRPr="00D83A9B">
        <w:t xml:space="preserve">, </w:t>
      </w:r>
      <w:r w:rsidRPr="00D83A9B">
        <w:rPr>
          <w:i/>
          <w:iCs/>
        </w:rPr>
        <w:t>et al.</w:t>
      </w:r>
      <w:r w:rsidRPr="00D83A9B">
        <w:t xml:space="preserve">, </w:t>
      </w:r>
      <w:proofErr w:type="gramStart"/>
      <w:r w:rsidRPr="00D83A9B">
        <w:t>Cellular</w:t>
      </w:r>
      <w:proofErr w:type="gramEnd"/>
      <w:r w:rsidRPr="00D83A9B">
        <w:t xml:space="preserve"> and extracellular C contributions to respiration after wetting dry soil. </w:t>
      </w:r>
      <w:r w:rsidRPr="00D83A9B">
        <w:rPr>
          <w:i/>
          <w:iCs/>
        </w:rPr>
        <w:t>Biogeochemistry</w:t>
      </w:r>
      <w:r w:rsidRPr="00D83A9B">
        <w:t xml:space="preserve"> </w:t>
      </w:r>
      <w:r w:rsidRPr="00D83A9B">
        <w:rPr>
          <w:b/>
          <w:bCs/>
        </w:rPr>
        <w:t>147</w:t>
      </w:r>
      <w:r w:rsidRPr="00D83A9B">
        <w:t>, 307–324 (2020).</w:t>
      </w:r>
    </w:p>
    <w:p w14:paraId="0066F799" w14:textId="77777777" w:rsidR="00D83A9B" w:rsidRPr="00D83A9B" w:rsidRDefault="00D83A9B" w:rsidP="00D83A9B">
      <w:pPr>
        <w:pStyle w:val="Bibliography"/>
      </w:pPr>
      <w:r w:rsidRPr="00D83A9B">
        <w:t xml:space="preserve">5. </w:t>
      </w:r>
      <w:r w:rsidRPr="00D83A9B">
        <w:tab/>
        <w:t xml:space="preserve">C. R. Warren, Response of osmolytes in soil to drying and rewetting. </w:t>
      </w:r>
      <w:r w:rsidRPr="00D83A9B">
        <w:rPr>
          <w:i/>
          <w:iCs/>
        </w:rPr>
        <w:t>Soil Biology and Biochemistry</w:t>
      </w:r>
      <w:r w:rsidRPr="00D83A9B">
        <w:t xml:space="preserve"> </w:t>
      </w:r>
      <w:r w:rsidRPr="00D83A9B">
        <w:rPr>
          <w:b/>
          <w:bCs/>
        </w:rPr>
        <w:t>70</w:t>
      </w:r>
      <w:r w:rsidRPr="00D83A9B">
        <w:t>, 22–32 (2014).</w:t>
      </w:r>
    </w:p>
    <w:p w14:paraId="093558B1" w14:textId="77777777" w:rsidR="00D83A9B" w:rsidRPr="00D83A9B" w:rsidRDefault="00D83A9B" w:rsidP="00D83A9B">
      <w:pPr>
        <w:pStyle w:val="Bibliography"/>
      </w:pPr>
      <w:r w:rsidRPr="00D83A9B">
        <w:t xml:space="preserve">6. </w:t>
      </w:r>
      <w:r w:rsidRPr="00D83A9B">
        <w:tab/>
        <w:t xml:space="preserve">S. J. </w:t>
      </w:r>
      <w:proofErr w:type="spellStart"/>
      <w:r w:rsidRPr="00D83A9B">
        <w:t>Blazewicz</w:t>
      </w:r>
      <w:proofErr w:type="spellEnd"/>
      <w:r w:rsidRPr="00D83A9B">
        <w:t xml:space="preserve">, E. Schwartz, M. K. Firestone, Growth and death of bacteria and fungi underlie rainfall-induced carbon dioxide pulses from seasonally dried soil. </w:t>
      </w:r>
      <w:r w:rsidRPr="00D83A9B">
        <w:rPr>
          <w:i/>
          <w:iCs/>
        </w:rPr>
        <w:t>Ecology</w:t>
      </w:r>
      <w:r w:rsidRPr="00D83A9B">
        <w:t xml:space="preserve"> </w:t>
      </w:r>
      <w:r w:rsidRPr="00D83A9B">
        <w:rPr>
          <w:b/>
          <w:bCs/>
        </w:rPr>
        <w:t>95</w:t>
      </w:r>
      <w:r w:rsidRPr="00D83A9B">
        <w:t>, 1162–1172 (2014).</w:t>
      </w:r>
    </w:p>
    <w:p w14:paraId="5E9822F1" w14:textId="77777777" w:rsidR="00D83A9B" w:rsidRPr="00D83A9B" w:rsidRDefault="00D83A9B" w:rsidP="00D83A9B">
      <w:pPr>
        <w:pStyle w:val="Bibliography"/>
      </w:pPr>
      <w:r w:rsidRPr="00D83A9B">
        <w:t xml:space="preserve">7. </w:t>
      </w:r>
      <w:r w:rsidRPr="00D83A9B">
        <w:tab/>
        <w:t xml:space="preserve">A. M. Nicolas, </w:t>
      </w:r>
      <w:r w:rsidRPr="00D83A9B">
        <w:rPr>
          <w:i/>
          <w:iCs/>
        </w:rPr>
        <w:t>et al.</w:t>
      </w:r>
      <w:r w:rsidRPr="00D83A9B">
        <w:t>, Isotope-enrichment reveals active viruses follow microbial host dynamics during rewetting of a California grassland soil. 2022.09.30.510406 (2022).</w:t>
      </w:r>
    </w:p>
    <w:p w14:paraId="0D8158F4" w14:textId="77777777" w:rsidR="00D83A9B" w:rsidRPr="00D83A9B" w:rsidRDefault="00D83A9B" w:rsidP="00D83A9B">
      <w:pPr>
        <w:pStyle w:val="Bibliography"/>
      </w:pPr>
      <w:r w:rsidRPr="00D83A9B">
        <w:t xml:space="preserve">8. </w:t>
      </w:r>
      <w:r w:rsidRPr="00D83A9B">
        <w:tab/>
        <w:t xml:space="preserve">P. M. </w:t>
      </w:r>
      <w:proofErr w:type="spellStart"/>
      <w:r w:rsidRPr="00D83A9B">
        <w:t>Homyak</w:t>
      </w:r>
      <w:proofErr w:type="spellEnd"/>
      <w:r w:rsidRPr="00D83A9B">
        <w:t xml:space="preserve">, </w:t>
      </w:r>
      <w:r w:rsidRPr="00D83A9B">
        <w:rPr>
          <w:i/>
          <w:iCs/>
        </w:rPr>
        <w:t>et al.</w:t>
      </w:r>
      <w:r w:rsidRPr="00D83A9B">
        <w:t xml:space="preserve">, Effects of altered dry season length and plant inputs on soluble soil carbon. </w:t>
      </w:r>
      <w:r w:rsidRPr="00D83A9B">
        <w:rPr>
          <w:i/>
          <w:iCs/>
        </w:rPr>
        <w:t>Ecology</w:t>
      </w:r>
      <w:r w:rsidRPr="00D83A9B">
        <w:t xml:space="preserve"> </w:t>
      </w:r>
      <w:r w:rsidRPr="00D83A9B">
        <w:rPr>
          <w:b/>
          <w:bCs/>
        </w:rPr>
        <w:t>99</w:t>
      </w:r>
      <w:r w:rsidRPr="00D83A9B">
        <w:t>, 2348–2362 (2018).</w:t>
      </w:r>
    </w:p>
    <w:p w14:paraId="363E31ED" w14:textId="77777777" w:rsidR="00D83A9B" w:rsidRPr="00D83A9B" w:rsidRDefault="00D83A9B" w:rsidP="00D83A9B">
      <w:pPr>
        <w:pStyle w:val="Bibliography"/>
      </w:pPr>
      <w:r w:rsidRPr="00D83A9B">
        <w:t xml:space="preserve">9. </w:t>
      </w:r>
      <w:r w:rsidRPr="00D83A9B">
        <w:tab/>
        <w:t xml:space="preserve">F. E. </w:t>
      </w:r>
      <w:proofErr w:type="spellStart"/>
      <w:r w:rsidRPr="00D83A9B">
        <w:t>Moyano</w:t>
      </w:r>
      <w:proofErr w:type="spellEnd"/>
      <w:r w:rsidRPr="00D83A9B">
        <w:t xml:space="preserve">, S. Manzoni, C. </w:t>
      </w:r>
      <w:proofErr w:type="spellStart"/>
      <w:r w:rsidRPr="00D83A9B">
        <w:t>Chenu</w:t>
      </w:r>
      <w:proofErr w:type="spellEnd"/>
      <w:r w:rsidRPr="00D83A9B">
        <w:t xml:space="preserve">, Responses of soil heterotrophic respiration to moisture availability: An exploration of processes and models. </w:t>
      </w:r>
      <w:r w:rsidRPr="00D83A9B">
        <w:rPr>
          <w:i/>
          <w:iCs/>
        </w:rPr>
        <w:t>Soil Biology and Biochemistry</w:t>
      </w:r>
      <w:r w:rsidRPr="00D83A9B">
        <w:t xml:space="preserve"> </w:t>
      </w:r>
      <w:r w:rsidRPr="00D83A9B">
        <w:rPr>
          <w:b/>
          <w:bCs/>
        </w:rPr>
        <w:t>59</w:t>
      </w:r>
      <w:r w:rsidRPr="00D83A9B">
        <w:t>, 72–85 (2013).</w:t>
      </w:r>
    </w:p>
    <w:p w14:paraId="0B0E2E2A" w14:textId="77777777" w:rsidR="00D83A9B" w:rsidRPr="00D83A9B" w:rsidRDefault="00D83A9B" w:rsidP="00D83A9B">
      <w:pPr>
        <w:pStyle w:val="Bibliography"/>
      </w:pPr>
      <w:r w:rsidRPr="00D83A9B">
        <w:t xml:space="preserve">10. </w:t>
      </w:r>
      <w:r w:rsidRPr="00D83A9B">
        <w:tab/>
        <w:t xml:space="preserve">A. P. Smith, </w:t>
      </w:r>
      <w:r w:rsidRPr="00D83A9B">
        <w:rPr>
          <w:i/>
          <w:iCs/>
        </w:rPr>
        <w:t>et al.</w:t>
      </w:r>
      <w:r w:rsidRPr="00D83A9B">
        <w:t xml:space="preserve">, Shifts in pore connectivity from precipitation versus groundwater rewetting increases soil carbon loss after drought. </w:t>
      </w:r>
      <w:r w:rsidRPr="00D83A9B">
        <w:rPr>
          <w:i/>
          <w:iCs/>
        </w:rPr>
        <w:t>Nature Communications</w:t>
      </w:r>
      <w:r w:rsidRPr="00D83A9B">
        <w:t xml:space="preserve"> </w:t>
      </w:r>
      <w:r w:rsidRPr="00D83A9B">
        <w:rPr>
          <w:b/>
          <w:bCs/>
        </w:rPr>
        <w:t>8</w:t>
      </w:r>
      <w:r w:rsidRPr="00D83A9B">
        <w:t xml:space="preserve"> (2017).</w:t>
      </w:r>
    </w:p>
    <w:p w14:paraId="3A0DA54D" w14:textId="77777777" w:rsidR="00D83A9B" w:rsidRPr="00D83A9B" w:rsidRDefault="00D83A9B" w:rsidP="00D83A9B">
      <w:pPr>
        <w:pStyle w:val="Bibliography"/>
      </w:pPr>
      <w:r w:rsidRPr="00D83A9B">
        <w:t xml:space="preserve">11. </w:t>
      </w:r>
      <w:r w:rsidRPr="00D83A9B">
        <w:tab/>
        <w:t xml:space="preserve">J. P. Grime, Evidence for the Existence of Three Primary Strategies in </w:t>
      </w:r>
      <w:proofErr w:type="gramStart"/>
      <w:r w:rsidRPr="00D83A9B">
        <w:t>Plants</w:t>
      </w:r>
      <w:proofErr w:type="gramEnd"/>
      <w:r w:rsidRPr="00D83A9B">
        <w:t xml:space="preserve"> and Its Relevance to Ecological and Evolutionary Theory. </w:t>
      </w:r>
      <w:r w:rsidRPr="00D83A9B">
        <w:rPr>
          <w:i/>
          <w:iCs/>
        </w:rPr>
        <w:t>The American Naturalist</w:t>
      </w:r>
      <w:r w:rsidRPr="00D83A9B">
        <w:t xml:space="preserve"> </w:t>
      </w:r>
      <w:r w:rsidRPr="00D83A9B">
        <w:rPr>
          <w:b/>
          <w:bCs/>
        </w:rPr>
        <w:t>111</w:t>
      </w:r>
      <w:r w:rsidRPr="00D83A9B">
        <w:t>, 1169–1194 (1977).</w:t>
      </w:r>
    </w:p>
    <w:p w14:paraId="388B3C9C" w14:textId="77777777" w:rsidR="00D83A9B" w:rsidRPr="00D83A9B" w:rsidRDefault="00D83A9B" w:rsidP="00D83A9B">
      <w:pPr>
        <w:pStyle w:val="Bibliography"/>
      </w:pPr>
      <w:r w:rsidRPr="00D83A9B">
        <w:t xml:space="preserve">12. </w:t>
      </w:r>
      <w:r w:rsidRPr="00D83A9B">
        <w:tab/>
        <w:t xml:space="preserve">C. </w:t>
      </w:r>
      <w:proofErr w:type="spellStart"/>
      <w:r w:rsidRPr="00D83A9B">
        <w:t>Violle</w:t>
      </w:r>
      <w:proofErr w:type="spellEnd"/>
      <w:r w:rsidRPr="00D83A9B">
        <w:t xml:space="preserve">, </w:t>
      </w:r>
      <w:r w:rsidRPr="00D83A9B">
        <w:rPr>
          <w:i/>
          <w:iCs/>
        </w:rPr>
        <w:t>et al.</w:t>
      </w:r>
      <w:r w:rsidRPr="00D83A9B">
        <w:t xml:space="preserve">, Let the concept of trait be functional! </w:t>
      </w:r>
      <w:r w:rsidRPr="00D83A9B">
        <w:rPr>
          <w:i/>
          <w:iCs/>
        </w:rPr>
        <w:t>Oikos</w:t>
      </w:r>
      <w:r w:rsidRPr="00D83A9B">
        <w:t xml:space="preserve"> </w:t>
      </w:r>
      <w:r w:rsidRPr="00D83A9B">
        <w:rPr>
          <w:b/>
          <w:bCs/>
        </w:rPr>
        <w:t>116</w:t>
      </w:r>
      <w:r w:rsidRPr="00D83A9B">
        <w:t>, 882–892 (2007).</w:t>
      </w:r>
    </w:p>
    <w:p w14:paraId="50A10B02" w14:textId="77777777" w:rsidR="00D83A9B" w:rsidRPr="00D83A9B" w:rsidRDefault="00D83A9B" w:rsidP="00D83A9B">
      <w:pPr>
        <w:pStyle w:val="Bibliography"/>
      </w:pPr>
      <w:r w:rsidRPr="00D83A9B">
        <w:t xml:space="preserve">13. </w:t>
      </w:r>
      <w:r w:rsidRPr="00D83A9B">
        <w:tab/>
        <w:t xml:space="preserve">M. Westoby, </w:t>
      </w:r>
      <w:r w:rsidRPr="00D83A9B">
        <w:rPr>
          <w:i/>
          <w:iCs/>
        </w:rPr>
        <w:t>et al.</w:t>
      </w:r>
      <w:r w:rsidRPr="00D83A9B">
        <w:t xml:space="preserve">, Trait dimensions in bacteria and archaea compared to vascular plants. </w:t>
      </w:r>
      <w:r w:rsidRPr="00D83A9B">
        <w:rPr>
          <w:i/>
          <w:iCs/>
        </w:rPr>
        <w:t>Ecology Letters</w:t>
      </w:r>
      <w:r w:rsidRPr="00D83A9B">
        <w:t xml:space="preserve"> </w:t>
      </w:r>
      <w:r w:rsidRPr="00D83A9B">
        <w:rPr>
          <w:b/>
          <w:bCs/>
        </w:rPr>
        <w:t>24</w:t>
      </w:r>
      <w:r w:rsidRPr="00D83A9B">
        <w:t>, 1487–1504 (2021).</w:t>
      </w:r>
    </w:p>
    <w:p w14:paraId="4D301980" w14:textId="77777777" w:rsidR="00D83A9B" w:rsidRPr="00D83A9B" w:rsidRDefault="00D83A9B" w:rsidP="00D83A9B">
      <w:pPr>
        <w:pStyle w:val="Bibliography"/>
      </w:pPr>
      <w:r w:rsidRPr="00D83A9B">
        <w:lastRenderedPageBreak/>
        <w:t xml:space="preserve">14. </w:t>
      </w:r>
      <w:r w:rsidRPr="00D83A9B">
        <w:tab/>
        <w:t xml:space="preserve">A. A. Malik, </w:t>
      </w:r>
      <w:r w:rsidRPr="00D83A9B">
        <w:rPr>
          <w:i/>
          <w:iCs/>
        </w:rPr>
        <w:t>et al.</w:t>
      </w:r>
      <w:r w:rsidRPr="00D83A9B">
        <w:t xml:space="preserve">, Defining trait-based microbial strategies with consequences for soil carbon cycling under climate change. </w:t>
      </w:r>
      <w:r w:rsidRPr="00D83A9B">
        <w:rPr>
          <w:i/>
          <w:iCs/>
        </w:rPr>
        <w:t>ISME Journal</w:t>
      </w:r>
      <w:r w:rsidRPr="00D83A9B">
        <w:t xml:space="preserve"> </w:t>
      </w:r>
      <w:r w:rsidRPr="00D83A9B">
        <w:rPr>
          <w:b/>
          <w:bCs/>
        </w:rPr>
        <w:t>14</w:t>
      </w:r>
      <w:r w:rsidRPr="00D83A9B">
        <w:t>, 1–9 (2020).</w:t>
      </w:r>
    </w:p>
    <w:p w14:paraId="494F322B" w14:textId="77777777" w:rsidR="00D83A9B" w:rsidRPr="00D83A9B" w:rsidRDefault="00D83A9B" w:rsidP="00D83A9B">
      <w:pPr>
        <w:pStyle w:val="Bibliography"/>
      </w:pPr>
      <w:r w:rsidRPr="00D83A9B">
        <w:t xml:space="preserve">15. </w:t>
      </w:r>
      <w:r w:rsidRPr="00D83A9B">
        <w:tab/>
        <w:t xml:space="preserve">J. B. H. </w:t>
      </w:r>
      <w:proofErr w:type="spellStart"/>
      <w:r w:rsidRPr="00D83A9B">
        <w:t>Martiny</w:t>
      </w:r>
      <w:proofErr w:type="spellEnd"/>
      <w:r w:rsidRPr="00D83A9B">
        <w:t xml:space="preserve">, S. E. Jones, J. T. Lennon, A. C. </w:t>
      </w:r>
      <w:proofErr w:type="spellStart"/>
      <w:r w:rsidRPr="00D83A9B">
        <w:t>Martiny</w:t>
      </w:r>
      <w:proofErr w:type="spellEnd"/>
      <w:r w:rsidRPr="00D83A9B">
        <w:t xml:space="preserve">, Microbiomes </w:t>
      </w:r>
      <w:proofErr w:type="gramStart"/>
      <w:r w:rsidRPr="00D83A9B">
        <w:t>in light of</w:t>
      </w:r>
      <w:proofErr w:type="gramEnd"/>
      <w:r w:rsidRPr="00D83A9B">
        <w:t xml:space="preserve"> traits: A phylogenetic perspective. </w:t>
      </w:r>
      <w:r w:rsidRPr="00D83A9B">
        <w:rPr>
          <w:i/>
          <w:iCs/>
        </w:rPr>
        <w:t>Science</w:t>
      </w:r>
      <w:r w:rsidRPr="00D83A9B">
        <w:t xml:space="preserve"> </w:t>
      </w:r>
      <w:r w:rsidRPr="00D83A9B">
        <w:rPr>
          <w:b/>
          <w:bCs/>
        </w:rPr>
        <w:t>350</w:t>
      </w:r>
      <w:r w:rsidRPr="00D83A9B">
        <w:t xml:space="preserve"> (2015).</w:t>
      </w:r>
    </w:p>
    <w:p w14:paraId="7E448052" w14:textId="77777777" w:rsidR="00D83A9B" w:rsidRPr="00D83A9B" w:rsidRDefault="00D83A9B" w:rsidP="00D83A9B">
      <w:pPr>
        <w:pStyle w:val="Bibliography"/>
      </w:pPr>
      <w:r w:rsidRPr="00D83A9B">
        <w:t xml:space="preserve">16. </w:t>
      </w:r>
      <w:r w:rsidRPr="00D83A9B">
        <w:tab/>
        <w:t xml:space="preserve">A. </w:t>
      </w:r>
      <w:proofErr w:type="spellStart"/>
      <w:r w:rsidRPr="00D83A9B">
        <w:t>Barberán</w:t>
      </w:r>
      <w:proofErr w:type="spellEnd"/>
      <w:r w:rsidRPr="00D83A9B">
        <w:t xml:space="preserve">, A. Fernández-Guerra, B. J. M. Bohannan, E. O. </w:t>
      </w:r>
      <w:proofErr w:type="spellStart"/>
      <w:r w:rsidRPr="00D83A9B">
        <w:t>Casamayor</w:t>
      </w:r>
      <w:proofErr w:type="spellEnd"/>
      <w:r w:rsidRPr="00D83A9B">
        <w:t xml:space="preserve">, Exploration of community traits as ecological markers in microbial metagenomes. </w:t>
      </w:r>
      <w:r w:rsidRPr="00D83A9B">
        <w:rPr>
          <w:i/>
          <w:iCs/>
        </w:rPr>
        <w:t>Molecular Ecology</w:t>
      </w:r>
      <w:r w:rsidRPr="00D83A9B">
        <w:t xml:space="preserve"> </w:t>
      </w:r>
      <w:r w:rsidRPr="00D83A9B">
        <w:rPr>
          <w:b/>
          <w:bCs/>
        </w:rPr>
        <w:t>21</w:t>
      </w:r>
      <w:r w:rsidRPr="00D83A9B">
        <w:t>, 1909–1917 (2012).</w:t>
      </w:r>
    </w:p>
    <w:p w14:paraId="24FBCECA" w14:textId="77777777" w:rsidR="00D83A9B" w:rsidRPr="00D83A9B" w:rsidRDefault="00D83A9B" w:rsidP="00D83A9B">
      <w:pPr>
        <w:pStyle w:val="Bibliography"/>
      </w:pPr>
      <w:r w:rsidRPr="00D83A9B">
        <w:t xml:space="preserve">17. </w:t>
      </w:r>
      <w:r w:rsidRPr="00D83A9B">
        <w:tab/>
        <w:t xml:space="preserve">J. Wan, T. W. Crowther, Uniting the scales of microbial biogeochemistry with trait-based modelling. </w:t>
      </w:r>
      <w:r w:rsidRPr="00D83A9B">
        <w:rPr>
          <w:i/>
          <w:iCs/>
        </w:rPr>
        <w:t>Functional Ecology</w:t>
      </w:r>
      <w:r w:rsidRPr="00D83A9B">
        <w:t xml:space="preserve"> </w:t>
      </w:r>
      <w:r w:rsidRPr="00D83A9B">
        <w:rPr>
          <w:b/>
          <w:bCs/>
        </w:rPr>
        <w:t>36</w:t>
      </w:r>
      <w:r w:rsidRPr="00D83A9B">
        <w:t>, 1457–1472 (2022).</w:t>
      </w:r>
    </w:p>
    <w:p w14:paraId="6B38DEBE" w14:textId="77777777" w:rsidR="00D83A9B" w:rsidRPr="00D83A9B" w:rsidRDefault="00D83A9B" w:rsidP="00D83A9B">
      <w:pPr>
        <w:pStyle w:val="Bibliography"/>
      </w:pPr>
      <w:r w:rsidRPr="00D83A9B">
        <w:t xml:space="preserve">18. </w:t>
      </w:r>
      <w:r w:rsidRPr="00D83A9B">
        <w:tab/>
        <w:t xml:space="preserve">F. M. </w:t>
      </w:r>
      <w:proofErr w:type="spellStart"/>
      <w:r w:rsidRPr="00D83A9B">
        <w:t>Lauro</w:t>
      </w:r>
      <w:proofErr w:type="spellEnd"/>
      <w:r w:rsidRPr="00D83A9B">
        <w:t xml:space="preserve">, </w:t>
      </w:r>
      <w:r w:rsidRPr="00D83A9B">
        <w:rPr>
          <w:i/>
          <w:iCs/>
        </w:rPr>
        <w:t>et al.</w:t>
      </w:r>
      <w:r w:rsidRPr="00D83A9B">
        <w:t xml:space="preserve">, The genomic basis of trophic strategy in marine bacteria. </w:t>
      </w:r>
      <w:r w:rsidRPr="00D83A9B">
        <w:rPr>
          <w:i/>
          <w:iCs/>
        </w:rPr>
        <w:t>Proceedings of the National Academy of Sciences of the United States of America</w:t>
      </w:r>
      <w:r w:rsidRPr="00D83A9B">
        <w:t xml:space="preserve"> </w:t>
      </w:r>
      <w:r w:rsidRPr="00D83A9B">
        <w:rPr>
          <w:b/>
          <w:bCs/>
        </w:rPr>
        <w:t>106</w:t>
      </w:r>
      <w:r w:rsidRPr="00D83A9B">
        <w:t>, 15527–33 (2009).</w:t>
      </w:r>
    </w:p>
    <w:p w14:paraId="7FC6042C" w14:textId="77777777" w:rsidR="00D83A9B" w:rsidRPr="00D83A9B" w:rsidRDefault="00D83A9B" w:rsidP="00D83A9B">
      <w:pPr>
        <w:pStyle w:val="Bibliography"/>
      </w:pPr>
      <w:r w:rsidRPr="00D83A9B">
        <w:t xml:space="preserve">19. </w:t>
      </w:r>
      <w:r w:rsidRPr="00D83A9B">
        <w:tab/>
        <w:t xml:space="preserve">N. </w:t>
      </w:r>
      <w:proofErr w:type="spellStart"/>
      <w:r w:rsidRPr="00D83A9B">
        <w:t>Fierer</w:t>
      </w:r>
      <w:proofErr w:type="spellEnd"/>
      <w:r w:rsidRPr="00D83A9B">
        <w:t xml:space="preserve">, Embracing the unknown: Disentangling the complexities of the soil microbiome. </w:t>
      </w:r>
      <w:r w:rsidRPr="00D83A9B">
        <w:rPr>
          <w:i/>
          <w:iCs/>
        </w:rPr>
        <w:t>Nature Reviews Microbiology</w:t>
      </w:r>
      <w:r w:rsidRPr="00D83A9B">
        <w:t xml:space="preserve"> </w:t>
      </w:r>
      <w:r w:rsidRPr="00D83A9B">
        <w:rPr>
          <w:b/>
          <w:bCs/>
        </w:rPr>
        <w:t>15</w:t>
      </w:r>
      <w:r w:rsidRPr="00D83A9B">
        <w:t>, 579–590 (2017).</w:t>
      </w:r>
    </w:p>
    <w:p w14:paraId="6A9B146D" w14:textId="77777777" w:rsidR="00D83A9B" w:rsidRPr="00D83A9B" w:rsidRDefault="00D83A9B" w:rsidP="00D83A9B">
      <w:pPr>
        <w:pStyle w:val="Bibliography"/>
      </w:pPr>
      <w:r w:rsidRPr="00D83A9B">
        <w:t xml:space="preserve">20. </w:t>
      </w:r>
      <w:r w:rsidRPr="00D83A9B">
        <w:tab/>
        <w:t xml:space="preserve">R. L. </w:t>
      </w:r>
      <w:proofErr w:type="spellStart"/>
      <w:r w:rsidRPr="00D83A9B">
        <w:t>Sinsabaugh</w:t>
      </w:r>
      <w:proofErr w:type="spellEnd"/>
      <w:r w:rsidRPr="00D83A9B">
        <w:t xml:space="preserve">, S. Manzoni, D. L. Moorhead, A. Richter, Carbon use efficiency of microbial communities: Stoichiometry, methodology and modelling. </w:t>
      </w:r>
      <w:r w:rsidRPr="00D83A9B">
        <w:rPr>
          <w:i/>
          <w:iCs/>
        </w:rPr>
        <w:t>Ecology Letters</w:t>
      </w:r>
      <w:r w:rsidRPr="00D83A9B">
        <w:t xml:space="preserve"> </w:t>
      </w:r>
      <w:r w:rsidRPr="00D83A9B">
        <w:rPr>
          <w:b/>
          <w:bCs/>
        </w:rPr>
        <w:t>16</w:t>
      </w:r>
      <w:r w:rsidRPr="00D83A9B">
        <w:t>, 930–939 (2013).</w:t>
      </w:r>
    </w:p>
    <w:p w14:paraId="5A6B90F5" w14:textId="77777777" w:rsidR="00D83A9B" w:rsidRPr="00D83A9B" w:rsidRDefault="00D83A9B" w:rsidP="00D83A9B">
      <w:pPr>
        <w:pStyle w:val="Bibliography"/>
      </w:pPr>
      <w:r w:rsidRPr="00D83A9B">
        <w:t xml:space="preserve">21. </w:t>
      </w:r>
      <w:r w:rsidRPr="00D83A9B">
        <w:tab/>
        <w:t xml:space="preserve">S. </w:t>
      </w:r>
      <w:proofErr w:type="spellStart"/>
      <w:r w:rsidRPr="00D83A9B">
        <w:t>Klumpp</w:t>
      </w:r>
      <w:proofErr w:type="spellEnd"/>
      <w:r w:rsidRPr="00D83A9B">
        <w:t xml:space="preserve">, T. Hwa, Bacterial growth: global effects on gene expression, growth feedback and proteome partition. </w:t>
      </w:r>
      <w:r w:rsidRPr="00D83A9B">
        <w:rPr>
          <w:i/>
          <w:iCs/>
        </w:rPr>
        <w:t>Current Opinion in Biotechnology</w:t>
      </w:r>
      <w:r w:rsidRPr="00D83A9B">
        <w:t xml:space="preserve"> </w:t>
      </w:r>
      <w:r w:rsidRPr="00D83A9B">
        <w:rPr>
          <w:b/>
          <w:bCs/>
        </w:rPr>
        <w:t>28</w:t>
      </w:r>
      <w:r w:rsidRPr="00D83A9B">
        <w:t>, 96–102 (2014).</w:t>
      </w:r>
    </w:p>
    <w:p w14:paraId="6BA4EE67" w14:textId="77777777" w:rsidR="00D83A9B" w:rsidRPr="00D83A9B" w:rsidRDefault="00D83A9B" w:rsidP="00D83A9B">
      <w:pPr>
        <w:pStyle w:val="Bibliography"/>
      </w:pPr>
      <w:r w:rsidRPr="00D83A9B">
        <w:t xml:space="preserve">22. </w:t>
      </w:r>
      <w:r w:rsidRPr="00D83A9B">
        <w:tab/>
        <w:t xml:space="preserve">M. Scott, C. W. Gunderson, E. M. </w:t>
      </w:r>
      <w:proofErr w:type="spellStart"/>
      <w:r w:rsidRPr="00D83A9B">
        <w:t>Mateescu</w:t>
      </w:r>
      <w:proofErr w:type="spellEnd"/>
      <w:r w:rsidRPr="00D83A9B">
        <w:t xml:space="preserve">, Z. Zhang, T. Hwa, Interdependence of Cell Growth and Gene Expression: Origins and Consequences. </w:t>
      </w:r>
      <w:r w:rsidRPr="00D83A9B">
        <w:rPr>
          <w:i/>
          <w:iCs/>
        </w:rPr>
        <w:t>Science</w:t>
      </w:r>
      <w:r w:rsidRPr="00D83A9B">
        <w:t xml:space="preserve"> </w:t>
      </w:r>
      <w:r w:rsidRPr="00D83A9B">
        <w:rPr>
          <w:b/>
          <w:bCs/>
        </w:rPr>
        <w:t>330</w:t>
      </w:r>
      <w:r w:rsidRPr="00D83A9B">
        <w:t>, 1099–1102 (2010).</w:t>
      </w:r>
    </w:p>
    <w:p w14:paraId="315AD8BC" w14:textId="77777777" w:rsidR="00D83A9B" w:rsidRPr="00D83A9B" w:rsidRDefault="00D83A9B" w:rsidP="00D83A9B">
      <w:pPr>
        <w:pStyle w:val="Bibliography"/>
      </w:pPr>
      <w:r w:rsidRPr="00D83A9B">
        <w:t xml:space="preserve">23. </w:t>
      </w:r>
      <w:r w:rsidRPr="00D83A9B">
        <w:tab/>
        <w:t xml:space="preserve">S. J. </w:t>
      </w:r>
      <w:proofErr w:type="spellStart"/>
      <w:r w:rsidRPr="00D83A9B">
        <w:t>Blazewicz</w:t>
      </w:r>
      <w:proofErr w:type="spellEnd"/>
      <w:r w:rsidRPr="00D83A9B">
        <w:t xml:space="preserve">, R. L. Barnard, R. A. Daly, M. K. Firestone, </w:t>
      </w:r>
      <w:proofErr w:type="gramStart"/>
      <w:r w:rsidRPr="00D83A9B">
        <w:t>Evaluating</w:t>
      </w:r>
      <w:proofErr w:type="gramEnd"/>
      <w:r w:rsidRPr="00D83A9B">
        <w:t xml:space="preserve"> rRNA as an indicator of microbial activity in environmental communities: Limitations and uses. </w:t>
      </w:r>
      <w:r w:rsidRPr="00D83A9B">
        <w:rPr>
          <w:i/>
          <w:iCs/>
        </w:rPr>
        <w:t>ISME Journal</w:t>
      </w:r>
      <w:r w:rsidRPr="00D83A9B">
        <w:t xml:space="preserve"> </w:t>
      </w:r>
      <w:r w:rsidRPr="00D83A9B">
        <w:rPr>
          <w:b/>
          <w:bCs/>
        </w:rPr>
        <w:t>7</w:t>
      </w:r>
      <w:r w:rsidRPr="00D83A9B">
        <w:t>, 2061–2068 (2013).</w:t>
      </w:r>
    </w:p>
    <w:p w14:paraId="05396CC2" w14:textId="77777777" w:rsidR="00D83A9B" w:rsidRPr="00D83A9B" w:rsidRDefault="00D83A9B" w:rsidP="00D83A9B">
      <w:pPr>
        <w:pStyle w:val="Bibliography"/>
      </w:pPr>
      <w:r w:rsidRPr="00D83A9B">
        <w:t xml:space="preserve">24. </w:t>
      </w:r>
      <w:r w:rsidRPr="00D83A9B">
        <w:tab/>
        <w:t xml:space="preserve">S. Krause, </w:t>
      </w:r>
      <w:r w:rsidRPr="00D83A9B">
        <w:rPr>
          <w:i/>
          <w:iCs/>
        </w:rPr>
        <w:t>et al.</w:t>
      </w:r>
      <w:r w:rsidRPr="00D83A9B">
        <w:t xml:space="preserve">, Trait-based approaches for understanding microbial biodiversity and ecosystem functioning. </w:t>
      </w:r>
      <w:r w:rsidRPr="00D83A9B">
        <w:rPr>
          <w:i/>
          <w:iCs/>
        </w:rPr>
        <w:t>Frontiers in Microbiology</w:t>
      </w:r>
      <w:r w:rsidRPr="00D83A9B">
        <w:t xml:space="preserve"> </w:t>
      </w:r>
      <w:r w:rsidRPr="00D83A9B">
        <w:rPr>
          <w:b/>
          <w:bCs/>
        </w:rPr>
        <w:t>5</w:t>
      </w:r>
      <w:r w:rsidRPr="00D83A9B">
        <w:t>, 251 (2014).</w:t>
      </w:r>
    </w:p>
    <w:p w14:paraId="070DF465" w14:textId="77777777" w:rsidR="00D83A9B" w:rsidRPr="00D83A9B" w:rsidRDefault="00D83A9B" w:rsidP="00D83A9B">
      <w:pPr>
        <w:pStyle w:val="Bibliography"/>
      </w:pPr>
      <w:r w:rsidRPr="00D83A9B">
        <w:t xml:space="preserve">25. </w:t>
      </w:r>
      <w:r w:rsidRPr="00D83A9B">
        <w:tab/>
        <w:t xml:space="preserve">A. </w:t>
      </w:r>
      <w:proofErr w:type="spellStart"/>
      <w:r w:rsidRPr="00D83A9B">
        <w:t>Greenlon</w:t>
      </w:r>
      <w:proofErr w:type="spellEnd"/>
      <w:r w:rsidRPr="00D83A9B">
        <w:t xml:space="preserve">, </w:t>
      </w:r>
      <w:r w:rsidRPr="00D83A9B">
        <w:rPr>
          <w:i/>
          <w:iCs/>
        </w:rPr>
        <w:t>et al.</w:t>
      </w:r>
      <w:r w:rsidRPr="00D83A9B">
        <w:t>, Quantitative Stable-Isotope Probing (</w:t>
      </w:r>
      <w:proofErr w:type="spellStart"/>
      <w:r w:rsidRPr="00D83A9B">
        <w:t>qSIP</w:t>
      </w:r>
      <w:proofErr w:type="spellEnd"/>
      <w:r w:rsidRPr="00D83A9B">
        <w:t xml:space="preserve">) with Metagenomics Links Microbial Physiology and Activity to Soil Moisture in Mediterranean-Climate Grassland Ecosystems. </w:t>
      </w:r>
      <w:proofErr w:type="spellStart"/>
      <w:r w:rsidRPr="00D83A9B">
        <w:rPr>
          <w:i/>
          <w:iCs/>
        </w:rPr>
        <w:t>mSystems</w:t>
      </w:r>
      <w:proofErr w:type="spellEnd"/>
      <w:r w:rsidRPr="00D83A9B">
        <w:t xml:space="preserve"> </w:t>
      </w:r>
      <w:r w:rsidRPr="00D83A9B">
        <w:rPr>
          <w:b/>
          <w:bCs/>
        </w:rPr>
        <w:t>7</w:t>
      </w:r>
      <w:r w:rsidRPr="00D83A9B">
        <w:t>, e00417-22 (2022).</w:t>
      </w:r>
    </w:p>
    <w:p w14:paraId="3D6576B9" w14:textId="77777777" w:rsidR="00D83A9B" w:rsidRPr="00D83A9B" w:rsidRDefault="00D83A9B" w:rsidP="00D83A9B">
      <w:pPr>
        <w:pStyle w:val="Bibliography"/>
      </w:pPr>
      <w:r w:rsidRPr="00D83A9B">
        <w:t xml:space="preserve">26. </w:t>
      </w:r>
      <w:r w:rsidRPr="00D83A9B">
        <w:tab/>
        <w:t xml:space="preserve">J. B. Plotkin, G. Kudla, Synonymous but not the same: The causes and consequences of codon bias. </w:t>
      </w:r>
      <w:r w:rsidRPr="00D83A9B">
        <w:rPr>
          <w:i/>
          <w:iCs/>
        </w:rPr>
        <w:t>Nature Reviews Genetics</w:t>
      </w:r>
      <w:r w:rsidRPr="00D83A9B">
        <w:t xml:space="preserve"> </w:t>
      </w:r>
      <w:r w:rsidRPr="00D83A9B">
        <w:rPr>
          <w:b/>
          <w:bCs/>
        </w:rPr>
        <w:t>12</w:t>
      </w:r>
      <w:r w:rsidRPr="00D83A9B">
        <w:t>, 32–42 (2011).</w:t>
      </w:r>
    </w:p>
    <w:p w14:paraId="78885B3D" w14:textId="77777777" w:rsidR="00D83A9B" w:rsidRPr="00D83A9B" w:rsidRDefault="00D83A9B" w:rsidP="00D83A9B">
      <w:pPr>
        <w:pStyle w:val="Bibliography"/>
      </w:pPr>
      <w:r w:rsidRPr="00D83A9B">
        <w:t xml:space="preserve">27. </w:t>
      </w:r>
      <w:r w:rsidRPr="00D83A9B">
        <w:tab/>
        <w:t xml:space="preserve">Y. Liu, Q. Yang, F. Zhao, Synonymous but Not Silent: The Codon Usage Code for Gene Expression and Protein Folding. </w:t>
      </w:r>
      <w:r w:rsidRPr="00D83A9B">
        <w:rPr>
          <w:i/>
          <w:iCs/>
        </w:rPr>
        <w:t>Annual Review of Biochemistry</w:t>
      </w:r>
      <w:r w:rsidRPr="00D83A9B">
        <w:t xml:space="preserve"> </w:t>
      </w:r>
      <w:r w:rsidRPr="00D83A9B">
        <w:rPr>
          <w:b/>
          <w:bCs/>
        </w:rPr>
        <w:t>90</w:t>
      </w:r>
      <w:r w:rsidRPr="00D83A9B">
        <w:t>, 375–401 (2021).</w:t>
      </w:r>
    </w:p>
    <w:p w14:paraId="222130AB" w14:textId="77777777" w:rsidR="00D83A9B" w:rsidRPr="00D83A9B" w:rsidRDefault="00D83A9B" w:rsidP="00D83A9B">
      <w:pPr>
        <w:pStyle w:val="Bibliography"/>
      </w:pPr>
      <w:r w:rsidRPr="00D83A9B">
        <w:lastRenderedPageBreak/>
        <w:t xml:space="preserve">28. </w:t>
      </w:r>
      <w:r w:rsidRPr="00D83A9B">
        <w:tab/>
        <w:t xml:space="preserve">C. H. Yu, </w:t>
      </w:r>
      <w:r w:rsidRPr="00D83A9B">
        <w:rPr>
          <w:i/>
          <w:iCs/>
        </w:rPr>
        <w:t>et al.</w:t>
      </w:r>
      <w:r w:rsidRPr="00D83A9B">
        <w:t xml:space="preserve">, Codon Usage Influences the Local Rate of Translation Elongation to Regulate Co-translational Protein Folding. </w:t>
      </w:r>
      <w:r w:rsidRPr="00D83A9B">
        <w:rPr>
          <w:i/>
          <w:iCs/>
        </w:rPr>
        <w:t>Molecular Cell</w:t>
      </w:r>
      <w:r w:rsidRPr="00D83A9B">
        <w:t xml:space="preserve"> </w:t>
      </w:r>
      <w:r w:rsidRPr="00D83A9B">
        <w:rPr>
          <w:b/>
          <w:bCs/>
        </w:rPr>
        <w:t>59</w:t>
      </w:r>
      <w:r w:rsidRPr="00D83A9B">
        <w:t>, 744–754 (2015).</w:t>
      </w:r>
    </w:p>
    <w:p w14:paraId="6E54CD2F" w14:textId="77777777" w:rsidR="00D83A9B" w:rsidRPr="00D83A9B" w:rsidRDefault="00D83A9B" w:rsidP="00D83A9B">
      <w:pPr>
        <w:pStyle w:val="Bibliography"/>
      </w:pPr>
      <w:r w:rsidRPr="00D83A9B">
        <w:t xml:space="preserve">29. </w:t>
      </w:r>
      <w:r w:rsidRPr="00D83A9B">
        <w:tab/>
        <w:t xml:space="preserve">M. Zhou, </w:t>
      </w:r>
      <w:r w:rsidRPr="00D83A9B">
        <w:rPr>
          <w:i/>
          <w:iCs/>
        </w:rPr>
        <w:t>et al.</w:t>
      </w:r>
      <w:r w:rsidRPr="00D83A9B">
        <w:t xml:space="preserve">, </w:t>
      </w:r>
      <w:proofErr w:type="gramStart"/>
      <w:r w:rsidRPr="00D83A9B">
        <w:t>Non-optimal</w:t>
      </w:r>
      <w:proofErr w:type="gramEnd"/>
      <w:r w:rsidRPr="00D83A9B">
        <w:t xml:space="preserve"> codon usage affects expression, structure and function of clock protein FRQ. </w:t>
      </w:r>
      <w:r w:rsidRPr="00D83A9B">
        <w:rPr>
          <w:i/>
          <w:iCs/>
        </w:rPr>
        <w:t>Nature 2013 495:7439</w:t>
      </w:r>
      <w:r w:rsidRPr="00D83A9B">
        <w:t xml:space="preserve"> </w:t>
      </w:r>
      <w:r w:rsidRPr="00D83A9B">
        <w:rPr>
          <w:b/>
          <w:bCs/>
        </w:rPr>
        <w:t>495</w:t>
      </w:r>
      <w:r w:rsidRPr="00D83A9B">
        <w:t>, 111–115 (2013).</w:t>
      </w:r>
    </w:p>
    <w:p w14:paraId="465085B3" w14:textId="77777777" w:rsidR="00D83A9B" w:rsidRPr="00D83A9B" w:rsidRDefault="00D83A9B" w:rsidP="00D83A9B">
      <w:pPr>
        <w:pStyle w:val="Bibliography"/>
      </w:pPr>
      <w:r w:rsidRPr="00D83A9B">
        <w:t xml:space="preserve">30. </w:t>
      </w:r>
      <w:r w:rsidRPr="00D83A9B">
        <w:tab/>
        <w:t xml:space="preserve">C. </w:t>
      </w:r>
      <w:proofErr w:type="spellStart"/>
      <w:r w:rsidRPr="00D83A9B">
        <w:t>Dressaire</w:t>
      </w:r>
      <w:proofErr w:type="spellEnd"/>
      <w:r w:rsidRPr="00D83A9B">
        <w:t xml:space="preserve">, </w:t>
      </w:r>
      <w:r w:rsidRPr="00D83A9B">
        <w:rPr>
          <w:i/>
          <w:iCs/>
        </w:rPr>
        <w:t>et al.</w:t>
      </w:r>
      <w:r w:rsidRPr="00D83A9B">
        <w:t xml:space="preserve">, Role of mRNA Stability during Bacterial Adaptation. </w:t>
      </w:r>
      <w:r w:rsidRPr="00D83A9B">
        <w:rPr>
          <w:i/>
          <w:iCs/>
        </w:rPr>
        <w:t>PLOS ONE</w:t>
      </w:r>
      <w:r w:rsidRPr="00D83A9B">
        <w:t xml:space="preserve"> </w:t>
      </w:r>
      <w:r w:rsidRPr="00D83A9B">
        <w:rPr>
          <w:b/>
          <w:bCs/>
        </w:rPr>
        <w:t>8</w:t>
      </w:r>
      <w:r w:rsidRPr="00D83A9B">
        <w:t>, e59059 (2013).</w:t>
      </w:r>
    </w:p>
    <w:p w14:paraId="1A260703" w14:textId="77777777" w:rsidR="00D83A9B" w:rsidRPr="00D83A9B" w:rsidRDefault="00D83A9B" w:rsidP="00D83A9B">
      <w:pPr>
        <w:pStyle w:val="Bibliography"/>
      </w:pPr>
      <w:r w:rsidRPr="00D83A9B">
        <w:t xml:space="preserve">31. </w:t>
      </w:r>
      <w:r w:rsidRPr="00D83A9B">
        <w:tab/>
        <w:t xml:space="preserve">V. </w:t>
      </w:r>
      <w:proofErr w:type="spellStart"/>
      <w:r w:rsidRPr="00D83A9B">
        <w:t>Presnyak</w:t>
      </w:r>
      <w:proofErr w:type="spellEnd"/>
      <w:r w:rsidRPr="00D83A9B">
        <w:t xml:space="preserve">, </w:t>
      </w:r>
      <w:r w:rsidRPr="00D83A9B">
        <w:rPr>
          <w:i/>
          <w:iCs/>
        </w:rPr>
        <w:t>et al.</w:t>
      </w:r>
      <w:r w:rsidRPr="00D83A9B">
        <w:t xml:space="preserve">, Codon Optimality Is a Major Determinant of mRNA Stability. </w:t>
      </w:r>
      <w:r w:rsidRPr="00D83A9B">
        <w:rPr>
          <w:i/>
          <w:iCs/>
        </w:rPr>
        <w:t>Cell</w:t>
      </w:r>
      <w:r w:rsidRPr="00D83A9B">
        <w:t xml:space="preserve"> </w:t>
      </w:r>
      <w:r w:rsidRPr="00D83A9B">
        <w:rPr>
          <w:b/>
          <w:bCs/>
        </w:rPr>
        <w:t>160</w:t>
      </w:r>
      <w:r w:rsidRPr="00D83A9B">
        <w:t>, 1111–1124 (2015).</w:t>
      </w:r>
    </w:p>
    <w:p w14:paraId="3FE7AF8B" w14:textId="77777777" w:rsidR="00D83A9B" w:rsidRPr="00D83A9B" w:rsidRDefault="00D83A9B" w:rsidP="00D83A9B">
      <w:pPr>
        <w:pStyle w:val="Bibliography"/>
      </w:pPr>
      <w:r w:rsidRPr="00D83A9B">
        <w:t xml:space="preserve">32. </w:t>
      </w:r>
      <w:r w:rsidRPr="00D83A9B">
        <w:tab/>
        <w:t xml:space="preserve">Z. R. Newman, J. M. Young, N. T. </w:t>
      </w:r>
      <w:proofErr w:type="spellStart"/>
      <w:r w:rsidRPr="00D83A9B">
        <w:t>Ingolia</w:t>
      </w:r>
      <w:proofErr w:type="spellEnd"/>
      <w:r w:rsidRPr="00D83A9B">
        <w:t xml:space="preserve">, G. M. Barton, Differences in codon bias and GC content contribute to the balanced expression of TLR7 and TLR9. </w:t>
      </w:r>
      <w:r w:rsidRPr="00D83A9B">
        <w:rPr>
          <w:i/>
          <w:iCs/>
        </w:rPr>
        <w:t>Proceedings of the National Academy of Sciences of the United States of America</w:t>
      </w:r>
      <w:r w:rsidRPr="00D83A9B">
        <w:t xml:space="preserve"> </w:t>
      </w:r>
      <w:r w:rsidRPr="00D83A9B">
        <w:rPr>
          <w:b/>
          <w:bCs/>
        </w:rPr>
        <w:t>113</w:t>
      </w:r>
      <w:r w:rsidRPr="00D83A9B">
        <w:t>, E1362–E1371 (2016).</w:t>
      </w:r>
    </w:p>
    <w:p w14:paraId="36463CD7" w14:textId="77777777" w:rsidR="00D83A9B" w:rsidRPr="00D83A9B" w:rsidRDefault="00D83A9B" w:rsidP="00D83A9B">
      <w:pPr>
        <w:pStyle w:val="Bibliography"/>
      </w:pPr>
      <w:r w:rsidRPr="00D83A9B">
        <w:t xml:space="preserve">33. </w:t>
      </w:r>
      <w:r w:rsidRPr="00D83A9B">
        <w:tab/>
        <w:t xml:space="preserve">Z. Zhou, </w:t>
      </w:r>
      <w:r w:rsidRPr="00D83A9B">
        <w:rPr>
          <w:i/>
          <w:iCs/>
        </w:rPr>
        <w:t>et al.</w:t>
      </w:r>
      <w:r w:rsidRPr="00D83A9B">
        <w:t xml:space="preserve">, Codon usage is an important determinant of gene expression levels largely through its effects on transcription. </w:t>
      </w:r>
      <w:r w:rsidRPr="00D83A9B">
        <w:rPr>
          <w:i/>
          <w:iCs/>
        </w:rPr>
        <w:t>Proceedings of the National Academy of Sciences of the United States of America</w:t>
      </w:r>
      <w:r w:rsidRPr="00D83A9B">
        <w:t xml:space="preserve"> </w:t>
      </w:r>
      <w:r w:rsidRPr="00D83A9B">
        <w:rPr>
          <w:b/>
          <w:bCs/>
        </w:rPr>
        <w:t>113</w:t>
      </w:r>
      <w:r w:rsidRPr="00D83A9B">
        <w:t>, E6117–E6125 (2016).</w:t>
      </w:r>
    </w:p>
    <w:p w14:paraId="3F98D9AD" w14:textId="77777777" w:rsidR="00D83A9B" w:rsidRPr="00D83A9B" w:rsidRDefault="00D83A9B" w:rsidP="00D83A9B">
      <w:pPr>
        <w:pStyle w:val="Bibliography"/>
      </w:pPr>
      <w:r w:rsidRPr="00D83A9B">
        <w:t xml:space="preserve">34. </w:t>
      </w:r>
      <w:r w:rsidRPr="00D83A9B">
        <w:tab/>
        <w:t xml:space="preserve">S. </w:t>
      </w:r>
      <w:proofErr w:type="spellStart"/>
      <w:r w:rsidRPr="00D83A9B">
        <w:t>Bahiri-Elitzur</w:t>
      </w:r>
      <w:proofErr w:type="spellEnd"/>
      <w:r w:rsidRPr="00D83A9B">
        <w:t xml:space="preserve">, T. </w:t>
      </w:r>
      <w:proofErr w:type="spellStart"/>
      <w:r w:rsidRPr="00D83A9B">
        <w:t>Tuller</w:t>
      </w:r>
      <w:proofErr w:type="spellEnd"/>
      <w:r w:rsidRPr="00D83A9B">
        <w:t xml:space="preserve">, Codon-based indices for modeling gene expression and transcript evolution. </w:t>
      </w:r>
      <w:r w:rsidRPr="00D83A9B">
        <w:rPr>
          <w:i/>
          <w:iCs/>
        </w:rPr>
        <w:t>Computational and Structural Biotechnology Journal</w:t>
      </w:r>
      <w:r w:rsidRPr="00D83A9B">
        <w:t xml:space="preserve"> </w:t>
      </w:r>
      <w:r w:rsidRPr="00D83A9B">
        <w:rPr>
          <w:b/>
          <w:bCs/>
        </w:rPr>
        <w:t>19</w:t>
      </w:r>
      <w:r w:rsidRPr="00D83A9B">
        <w:t>, 2646–2663 (2021).</w:t>
      </w:r>
    </w:p>
    <w:p w14:paraId="65E385F5" w14:textId="77777777" w:rsidR="00D83A9B" w:rsidRPr="00D83A9B" w:rsidRDefault="00D83A9B" w:rsidP="00D83A9B">
      <w:pPr>
        <w:pStyle w:val="Bibliography"/>
      </w:pPr>
      <w:r w:rsidRPr="00D83A9B">
        <w:t xml:space="preserve">35. </w:t>
      </w:r>
      <w:r w:rsidRPr="00D83A9B">
        <w:tab/>
        <w:t xml:space="preserve">D. L. </w:t>
      </w:r>
      <w:proofErr w:type="spellStart"/>
      <w:r w:rsidRPr="00D83A9B">
        <w:t>Kirchman</w:t>
      </w:r>
      <w:proofErr w:type="spellEnd"/>
      <w:r w:rsidRPr="00D83A9B">
        <w:t xml:space="preserve">, Growth rates of microbes in the oceans. </w:t>
      </w:r>
      <w:r w:rsidRPr="00D83A9B">
        <w:rPr>
          <w:i/>
          <w:iCs/>
        </w:rPr>
        <w:t>Annual Review of Marine Science</w:t>
      </w:r>
      <w:r w:rsidRPr="00D83A9B">
        <w:t xml:space="preserve"> </w:t>
      </w:r>
      <w:r w:rsidRPr="00D83A9B">
        <w:rPr>
          <w:b/>
          <w:bCs/>
        </w:rPr>
        <w:t>8</w:t>
      </w:r>
      <w:r w:rsidRPr="00D83A9B">
        <w:t>, 285–309 (2016).</w:t>
      </w:r>
    </w:p>
    <w:p w14:paraId="6496E61D" w14:textId="77777777" w:rsidR="00D83A9B" w:rsidRPr="00D83A9B" w:rsidRDefault="00D83A9B" w:rsidP="00D83A9B">
      <w:pPr>
        <w:pStyle w:val="Bibliography"/>
      </w:pPr>
      <w:r w:rsidRPr="00D83A9B">
        <w:t xml:space="preserve">36. </w:t>
      </w:r>
      <w:r w:rsidRPr="00D83A9B">
        <w:tab/>
        <w:t xml:space="preserve">S. Vieira-Silva, E. P. C. Rocha, The Systemic Imprint of Growth and Its Uses in Ecological (Meta)Genomics. </w:t>
      </w:r>
      <w:proofErr w:type="spellStart"/>
      <w:r w:rsidRPr="00D83A9B">
        <w:rPr>
          <w:i/>
          <w:iCs/>
        </w:rPr>
        <w:t>PLoS</w:t>
      </w:r>
      <w:proofErr w:type="spellEnd"/>
      <w:r w:rsidRPr="00D83A9B">
        <w:rPr>
          <w:i/>
          <w:iCs/>
        </w:rPr>
        <w:t xml:space="preserve"> Genetics</w:t>
      </w:r>
      <w:r w:rsidRPr="00D83A9B">
        <w:t xml:space="preserve"> </w:t>
      </w:r>
      <w:r w:rsidRPr="00D83A9B">
        <w:rPr>
          <w:b/>
          <w:bCs/>
        </w:rPr>
        <w:t>6</w:t>
      </w:r>
      <w:r w:rsidRPr="00D83A9B">
        <w:t>, e1000808 (2010).</w:t>
      </w:r>
    </w:p>
    <w:p w14:paraId="0C06C5C6" w14:textId="77777777" w:rsidR="00D83A9B" w:rsidRPr="00D83A9B" w:rsidRDefault="00D83A9B" w:rsidP="00D83A9B">
      <w:pPr>
        <w:pStyle w:val="Bibliography"/>
      </w:pPr>
      <w:r w:rsidRPr="00D83A9B">
        <w:t xml:space="preserve">37. </w:t>
      </w:r>
      <w:r w:rsidRPr="00D83A9B">
        <w:tab/>
        <w:t xml:space="preserve">A. M. Long, S. Hou, • J Cesar, I. -Espinoza, J. A. Fuhrman, Benchmarking microbial growth rate predictions from metagenomes. </w:t>
      </w:r>
      <w:r w:rsidRPr="00D83A9B">
        <w:rPr>
          <w:i/>
          <w:iCs/>
        </w:rPr>
        <w:t>The ISME Journal</w:t>
      </w:r>
      <w:r w:rsidRPr="00D83A9B">
        <w:t>, 1–13 (2020).</w:t>
      </w:r>
    </w:p>
    <w:p w14:paraId="7ADDEB3B" w14:textId="77777777" w:rsidR="00D83A9B" w:rsidRPr="00D83A9B" w:rsidRDefault="00D83A9B" w:rsidP="00D83A9B">
      <w:pPr>
        <w:pStyle w:val="Bibliography"/>
      </w:pPr>
      <w:r w:rsidRPr="00D83A9B">
        <w:t xml:space="preserve">38. </w:t>
      </w:r>
      <w:r w:rsidRPr="00D83A9B">
        <w:tab/>
        <w:t xml:space="preserve">J. L. Weissman, S. Hou, J. A. Fuhrman, Estimating maximal microbial growth rates from cultures, metagenomes, and single cells via codon usage patterns. </w:t>
      </w:r>
      <w:r w:rsidRPr="00D83A9B">
        <w:rPr>
          <w:i/>
          <w:iCs/>
        </w:rPr>
        <w:t>Proceedings of the National Academy of Sciences</w:t>
      </w:r>
      <w:r w:rsidRPr="00D83A9B">
        <w:t xml:space="preserve"> </w:t>
      </w:r>
      <w:r w:rsidRPr="00D83A9B">
        <w:rPr>
          <w:b/>
          <w:bCs/>
        </w:rPr>
        <w:t>118</w:t>
      </w:r>
      <w:r w:rsidRPr="00D83A9B">
        <w:t>, e2016810118 (2021).</w:t>
      </w:r>
    </w:p>
    <w:p w14:paraId="2E964061" w14:textId="77777777" w:rsidR="00D83A9B" w:rsidRPr="00D83A9B" w:rsidRDefault="00D83A9B" w:rsidP="00D83A9B">
      <w:pPr>
        <w:pStyle w:val="Bibliography"/>
      </w:pPr>
      <w:r w:rsidRPr="00D83A9B">
        <w:t xml:space="preserve">39. </w:t>
      </w:r>
      <w:r w:rsidRPr="00D83A9B">
        <w:tab/>
        <w:t xml:space="preserve">L. </w:t>
      </w:r>
      <w:proofErr w:type="spellStart"/>
      <w:r w:rsidRPr="00D83A9B">
        <w:t>Aliperti</w:t>
      </w:r>
      <w:proofErr w:type="spellEnd"/>
      <w:r w:rsidRPr="00D83A9B">
        <w:t xml:space="preserve">, </w:t>
      </w:r>
      <w:r w:rsidRPr="00D83A9B">
        <w:rPr>
          <w:i/>
          <w:iCs/>
        </w:rPr>
        <w:t>et al.</w:t>
      </w:r>
      <w:r w:rsidRPr="00D83A9B">
        <w:t xml:space="preserve">, r/K selection of GC content in prokaryotes. </w:t>
      </w:r>
      <w:r w:rsidRPr="00D83A9B">
        <w:rPr>
          <w:i/>
          <w:iCs/>
        </w:rPr>
        <w:t>Environmental Microbiology</w:t>
      </w:r>
      <w:r w:rsidRPr="00D83A9B">
        <w:t xml:space="preserve"> </w:t>
      </w:r>
      <w:r w:rsidRPr="00D83A9B">
        <w:rPr>
          <w:b/>
          <w:bCs/>
        </w:rPr>
        <w:t>n/a</w:t>
      </w:r>
      <w:r w:rsidRPr="00D83A9B">
        <w:t xml:space="preserve"> (2023).</w:t>
      </w:r>
    </w:p>
    <w:p w14:paraId="55308C26" w14:textId="77777777" w:rsidR="00D83A9B" w:rsidRPr="00D83A9B" w:rsidRDefault="00D83A9B" w:rsidP="00D83A9B">
      <w:pPr>
        <w:pStyle w:val="Bibliography"/>
      </w:pPr>
      <w:r w:rsidRPr="00D83A9B">
        <w:t xml:space="preserve">40. </w:t>
      </w:r>
      <w:r w:rsidRPr="00D83A9B">
        <w:tab/>
        <w:t xml:space="preserve">W.-H. Chen, G. Lu, P. Bork, S. Hu, M. J. </w:t>
      </w:r>
      <w:proofErr w:type="spellStart"/>
      <w:r w:rsidRPr="00D83A9B">
        <w:t>Lercher</w:t>
      </w:r>
      <w:proofErr w:type="spellEnd"/>
      <w:r w:rsidRPr="00D83A9B">
        <w:t xml:space="preserve">, Energy efficiency trade-offs drive nucleotide usage in transcribed regions. </w:t>
      </w:r>
      <w:r w:rsidRPr="00D83A9B">
        <w:rPr>
          <w:i/>
          <w:iCs/>
        </w:rPr>
        <w:t>Nature Communications</w:t>
      </w:r>
      <w:r w:rsidRPr="00D83A9B">
        <w:t xml:space="preserve"> </w:t>
      </w:r>
      <w:r w:rsidRPr="00D83A9B">
        <w:rPr>
          <w:b/>
          <w:bCs/>
        </w:rPr>
        <w:t>7</w:t>
      </w:r>
      <w:r w:rsidRPr="00D83A9B">
        <w:t>, 11334 (2016).</w:t>
      </w:r>
    </w:p>
    <w:p w14:paraId="427D6F83" w14:textId="77777777" w:rsidR="00D83A9B" w:rsidRPr="00D83A9B" w:rsidRDefault="00D83A9B" w:rsidP="00D83A9B">
      <w:pPr>
        <w:pStyle w:val="Bibliography"/>
      </w:pPr>
      <w:r w:rsidRPr="00D83A9B">
        <w:t xml:space="preserve">41. </w:t>
      </w:r>
      <w:r w:rsidRPr="00D83A9B">
        <w:tab/>
        <w:t xml:space="preserve">S. J. </w:t>
      </w:r>
      <w:proofErr w:type="spellStart"/>
      <w:r w:rsidRPr="00D83A9B">
        <w:t>Giovannoni</w:t>
      </w:r>
      <w:proofErr w:type="spellEnd"/>
      <w:r w:rsidRPr="00D83A9B">
        <w:t xml:space="preserve">, J. Cameron Thrash, B. Temperton, Implications of streamlining theory for microbial ecology. </w:t>
      </w:r>
      <w:r w:rsidRPr="00D83A9B">
        <w:rPr>
          <w:i/>
          <w:iCs/>
        </w:rPr>
        <w:t>The ISME Journal</w:t>
      </w:r>
      <w:r w:rsidRPr="00D83A9B">
        <w:t xml:space="preserve"> </w:t>
      </w:r>
      <w:r w:rsidRPr="00D83A9B">
        <w:rPr>
          <w:b/>
          <w:bCs/>
        </w:rPr>
        <w:t>8</w:t>
      </w:r>
      <w:r w:rsidRPr="00D83A9B">
        <w:t>, 1553–1565 (2014).</w:t>
      </w:r>
    </w:p>
    <w:p w14:paraId="612BC908" w14:textId="77777777" w:rsidR="00D83A9B" w:rsidRPr="00D83A9B" w:rsidRDefault="00D83A9B" w:rsidP="00D83A9B">
      <w:pPr>
        <w:pStyle w:val="Bibliography"/>
      </w:pPr>
      <w:r w:rsidRPr="00D83A9B">
        <w:lastRenderedPageBreak/>
        <w:t xml:space="preserve">42. </w:t>
      </w:r>
      <w:r w:rsidRPr="00D83A9B">
        <w:tab/>
        <w:t xml:space="preserve">T. E. Brewer, K. M. Handley, P. </w:t>
      </w:r>
      <w:proofErr w:type="spellStart"/>
      <w:r w:rsidRPr="00D83A9B">
        <w:t>Carini</w:t>
      </w:r>
      <w:proofErr w:type="spellEnd"/>
      <w:r w:rsidRPr="00D83A9B">
        <w:t xml:space="preserve">, J. A. Gilbert, N. </w:t>
      </w:r>
      <w:proofErr w:type="spellStart"/>
      <w:r w:rsidRPr="00D83A9B">
        <w:t>Fierer</w:t>
      </w:r>
      <w:proofErr w:type="spellEnd"/>
      <w:r w:rsidRPr="00D83A9B">
        <w:t>, Genome reduction in an abundant and ubiquitous soil bacterium ‘</w:t>
      </w:r>
      <w:proofErr w:type="spellStart"/>
      <w:r w:rsidRPr="00D83A9B">
        <w:t>Candidatus</w:t>
      </w:r>
      <w:proofErr w:type="spellEnd"/>
      <w:r w:rsidRPr="00D83A9B">
        <w:t xml:space="preserve"> </w:t>
      </w:r>
      <w:proofErr w:type="spellStart"/>
      <w:r w:rsidRPr="00D83A9B">
        <w:t>Udaeobacter</w:t>
      </w:r>
      <w:proofErr w:type="spellEnd"/>
      <w:r w:rsidRPr="00D83A9B">
        <w:t xml:space="preserve"> </w:t>
      </w:r>
      <w:proofErr w:type="spellStart"/>
      <w:r w:rsidRPr="00D83A9B">
        <w:t>copiosus</w:t>
      </w:r>
      <w:proofErr w:type="spellEnd"/>
      <w:r w:rsidRPr="00D83A9B">
        <w:t xml:space="preserve">.’ </w:t>
      </w:r>
      <w:r w:rsidRPr="00D83A9B">
        <w:rPr>
          <w:i/>
          <w:iCs/>
        </w:rPr>
        <w:t>Nature Microbiology</w:t>
      </w:r>
      <w:r w:rsidRPr="00D83A9B">
        <w:t xml:space="preserve"> </w:t>
      </w:r>
      <w:r w:rsidRPr="00D83A9B">
        <w:rPr>
          <w:b/>
          <w:bCs/>
        </w:rPr>
        <w:t>2</w:t>
      </w:r>
      <w:r w:rsidRPr="00D83A9B">
        <w:t>, 16198 (2017).</w:t>
      </w:r>
    </w:p>
    <w:p w14:paraId="67CC2CF1" w14:textId="77777777" w:rsidR="00D83A9B" w:rsidRPr="00D83A9B" w:rsidRDefault="00D83A9B" w:rsidP="00D83A9B">
      <w:pPr>
        <w:pStyle w:val="Bibliography"/>
      </w:pPr>
      <w:r w:rsidRPr="00D83A9B">
        <w:t xml:space="preserve">43. </w:t>
      </w:r>
      <w:r w:rsidRPr="00D83A9B">
        <w:tab/>
        <w:t xml:space="preserve">M. </w:t>
      </w:r>
      <w:proofErr w:type="spellStart"/>
      <w:r w:rsidRPr="00D83A9B">
        <w:t>Cobo</w:t>
      </w:r>
      <w:proofErr w:type="spellEnd"/>
      <w:r w:rsidRPr="00D83A9B">
        <w:t xml:space="preserve">-Simón, J. </w:t>
      </w:r>
      <w:proofErr w:type="spellStart"/>
      <w:r w:rsidRPr="00D83A9B">
        <w:t>Tamames</w:t>
      </w:r>
      <w:proofErr w:type="spellEnd"/>
      <w:r w:rsidRPr="00D83A9B">
        <w:t xml:space="preserve">, Relating genomic characteristics to environmental preferences and ubiquity in different microbial taxa. </w:t>
      </w:r>
      <w:r w:rsidRPr="00D83A9B">
        <w:rPr>
          <w:i/>
          <w:iCs/>
        </w:rPr>
        <w:t>BMC Genomics</w:t>
      </w:r>
      <w:r w:rsidRPr="00D83A9B">
        <w:t xml:space="preserve"> </w:t>
      </w:r>
      <w:r w:rsidRPr="00D83A9B">
        <w:rPr>
          <w:b/>
          <w:bCs/>
        </w:rPr>
        <w:t>18</w:t>
      </w:r>
      <w:r w:rsidRPr="00D83A9B">
        <w:t>, 499 (2017).</w:t>
      </w:r>
    </w:p>
    <w:p w14:paraId="1EE50F1E" w14:textId="77777777" w:rsidR="00D83A9B" w:rsidRPr="00D83A9B" w:rsidRDefault="00D83A9B" w:rsidP="00D83A9B">
      <w:pPr>
        <w:pStyle w:val="Bibliography"/>
      </w:pPr>
      <w:r w:rsidRPr="00D83A9B">
        <w:t xml:space="preserve">44. </w:t>
      </w:r>
      <w:r w:rsidRPr="00D83A9B">
        <w:tab/>
        <w:t xml:space="preserve">A. </w:t>
      </w:r>
      <w:proofErr w:type="spellStart"/>
      <w:r w:rsidRPr="00D83A9B">
        <w:t>Barberán</w:t>
      </w:r>
      <w:proofErr w:type="spellEnd"/>
      <w:r w:rsidRPr="00D83A9B">
        <w:t xml:space="preserve">, </w:t>
      </w:r>
      <w:r w:rsidRPr="00D83A9B">
        <w:rPr>
          <w:i/>
          <w:iCs/>
        </w:rPr>
        <w:t>et al.</w:t>
      </w:r>
      <w:r w:rsidRPr="00D83A9B">
        <w:t xml:space="preserve">, Why are some microbes more ubiquitous than others? Predicting the habitat breadth of soil bacteria. </w:t>
      </w:r>
      <w:r w:rsidRPr="00D83A9B">
        <w:rPr>
          <w:i/>
          <w:iCs/>
        </w:rPr>
        <w:t>Ecology Letters</w:t>
      </w:r>
      <w:r w:rsidRPr="00D83A9B">
        <w:t xml:space="preserve"> </w:t>
      </w:r>
      <w:r w:rsidRPr="00D83A9B">
        <w:rPr>
          <w:b/>
          <w:bCs/>
        </w:rPr>
        <w:t>17</w:t>
      </w:r>
      <w:r w:rsidRPr="00D83A9B">
        <w:t>, 794–802 (2014).</w:t>
      </w:r>
    </w:p>
    <w:p w14:paraId="5481A526" w14:textId="77777777" w:rsidR="00D83A9B" w:rsidRPr="00D83A9B" w:rsidRDefault="00D83A9B" w:rsidP="00D83A9B">
      <w:pPr>
        <w:pStyle w:val="Bibliography"/>
      </w:pPr>
      <w:r w:rsidRPr="00D83A9B">
        <w:t xml:space="preserve">45. </w:t>
      </w:r>
      <w:r w:rsidRPr="00D83A9B">
        <w:tab/>
        <w:t xml:space="preserve">K. T. Konstantinidis, J. M. </w:t>
      </w:r>
      <w:proofErr w:type="spellStart"/>
      <w:r w:rsidRPr="00D83A9B">
        <w:t>Tiedje</w:t>
      </w:r>
      <w:proofErr w:type="spellEnd"/>
      <w:r w:rsidRPr="00D83A9B">
        <w:t xml:space="preserve">, Trends between gene content and genome size in prokaryotic species with larger genomes. </w:t>
      </w:r>
      <w:r w:rsidRPr="00D83A9B">
        <w:rPr>
          <w:b/>
          <w:bCs/>
        </w:rPr>
        <w:t>10</w:t>
      </w:r>
      <w:r w:rsidRPr="00D83A9B">
        <w:t>, 3160–3165 (2004).</w:t>
      </w:r>
    </w:p>
    <w:p w14:paraId="0CA985F0" w14:textId="77777777" w:rsidR="00D83A9B" w:rsidRPr="00D83A9B" w:rsidRDefault="00D83A9B" w:rsidP="00D83A9B">
      <w:pPr>
        <w:pStyle w:val="Bibliography"/>
      </w:pPr>
      <w:r w:rsidRPr="00D83A9B">
        <w:t xml:space="preserve">46. </w:t>
      </w:r>
      <w:r w:rsidRPr="00D83A9B">
        <w:tab/>
        <w:t xml:space="preserve">M. Westoby, </w:t>
      </w:r>
      <w:r w:rsidRPr="00D83A9B">
        <w:rPr>
          <w:i/>
          <w:iCs/>
        </w:rPr>
        <w:t>et al.</w:t>
      </w:r>
      <w:r w:rsidRPr="00D83A9B">
        <w:t xml:space="preserve">, Cell size, genome size, and maximum growth rate are near-independent dimensions of ecological variation across bacteria and archaea. </w:t>
      </w:r>
      <w:r w:rsidRPr="00D83A9B">
        <w:rPr>
          <w:i/>
          <w:iCs/>
        </w:rPr>
        <w:t>Ecology and Evolution</w:t>
      </w:r>
      <w:r w:rsidRPr="00D83A9B">
        <w:t xml:space="preserve"> </w:t>
      </w:r>
      <w:r w:rsidRPr="00D83A9B">
        <w:rPr>
          <w:b/>
          <w:bCs/>
        </w:rPr>
        <w:t>11</w:t>
      </w:r>
      <w:r w:rsidRPr="00D83A9B">
        <w:t>, 3956–3976 (2021).</w:t>
      </w:r>
    </w:p>
    <w:p w14:paraId="5E840793" w14:textId="77777777" w:rsidR="00D83A9B" w:rsidRPr="00D83A9B" w:rsidRDefault="00D83A9B" w:rsidP="00D83A9B">
      <w:pPr>
        <w:pStyle w:val="Bibliography"/>
      </w:pPr>
      <w:r w:rsidRPr="00D83A9B">
        <w:t xml:space="preserve">47. </w:t>
      </w:r>
      <w:r w:rsidRPr="00D83A9B">
        <w:tab/>
        <w:t xml:space="preserve">J. Li, </w:t>
      </w:r>
      <w:r w:rsidRPr="00D83A9B">
        <w:rPr>
          <w:i/>
          <w:iCs/>
        </w:rPr>
        <w:t>et al.</w:t>
      </w:r>
      <w:r w:rsidRPr="00D83A9B">
        <w:t xml:space="preserve">, Predictive genomic traits for bacterial growth in culture versus actual growth in soil. </w:t>
      </w:r>
      <w:r w:rsidRPr="00D83A9B">
        <w:rPr>
          <w:i/>
          <w:iCs/>
        </w:rPr>
        <w:t>The ISME Journal</w:t>
      </w:r>
      <w:r w:rsidRPr="00D83A9B">
        <w:t>, 1 (2019).</w:t>
      </w:r>
    </w:p>
    <w:p w14:paraId="0A2385DF" w14:textId="77777777" w:rsidR="00D83A9B" w:rsidRPr="00D83A9B" w:rsidRDefault="00D83A9B" w:rsidP="00D83A9B">
      <w:pPr>
        <w:pStyle w:val="Bibliography"/>
      </w:pPr>
      <w:r w:rsidRPr="00D83A9B">
        <w:t xml:space="preserve">48. </w:t>
      </w:r>
      <w:r w:rsidRPr="00D83A9B">
        <w:tab/>
        <w:t xml:space="preserve">B. A. </w:t>
      </w:r>
      <w:proofErr w:type="spellStart"/>
      <w:r w:rsidRPr="00D83A9B">
        <w:t>Hungate</w:t>
      </w:r>
      <w:proofErr w:type="spellEnd"/>
      <w:r w:rsidRPr="00D83A9B">
        <w:t xml:space="preserve">, </w:t>
      </w:r>
      <w:r w:rsidRPr="00D83A9B">
        <w:rPr>
          <w:i/>
          <w:iCs/>
        </w:rPr>
        <w:t>et al.</w:t>
      </w:r>
      <w:r w:rsidRPr="00D83A9B">
        <w:t xml:space="preserve">, Quantitative microbial ecology through stable isotope probing. </w:t>
      </w:r>
      <w:r w:rsidRPr="00D83A9B">
        <w:rPr>
          <w:i/>
          <w:iCs/>
        </w:rPr>
        <w:t>Applied and Environmental Microbiology</w:t>
      </w:r>
      <w:r w:rsidRPr="00D83A9B">
        <w:t xml:space="preserve"> </w:t>
      </w:r>
      <w:r w:rsidRPr="00D83A9B">
        <w:rPr>
          <w:b/>
          <w:bCs/>
        </w:rPr>
        <w:t>81</w:t>
      </w:r>
      <w:r w:rsidRPr="00D83A9B">
        <w:t>, 7570–7581 (2015).</w:t>
      </w:r>
    </w:p>
    <w:p w14:paraId="0FD36BF8" w14:textId="77777777" w:rsidR="00D83A9B" w:rsidRPr="00D83A9B" w:rsidRDefault="00D83A9B" w:rsidP="00D83A9B">
      <w:pPr>
        <w:pStyle w:val="Bibliography"/>
      </w:pPr>
      <w:r w:rsidRPr="00D83A9B">
        <w:t xml:space="preserve">49. </w:t>
      </w:r>
      <w:r w:rsidRPr="00D83A9B">
        <w:tab/>
        <w:t xml:space="preserve">E. T. </w:t>
      </w:r>
      <w:proofErr w:type="spellStart"/>
      <w:r w:rsidRPr="00D83A9B">
        <w:t>Sieradzki</w:t>
      </w:r>
      <w:proofErr w:type="spellEnd"/>
      <w:r w:rsidRPr="00D83A9B">
        <w:t xml:space="preserve">, </w:t>
      </w:r>
      <w:r w:rsidRPr="00D83A9B">
        <w:rPr>
          <w:i/>
          <w:iCs/>
        </w:rPr>
        <w:t>et al.</w:t>
      </w:r>
      <w:r w:rsidRPr="00D83A9B">
        <w:t xml:space="preserve">, Functional succession of actively growing soil microorganisms during rewetting is shaped by precipitation history. </w:t>
      </w:r>
      <w:proofErr w:type="spellStart"/>
      <w:r w:rsidRPr="00D83A9B">
        <w:rPr>
          <w:i/>
          <w:iCs/>
        </w:rPr>
        <w:t>bioRxiv</w:t>
      </w:r>
      <w:proofErr w:type="spellEnd"/>
      <w:r w:rsidRPr="00D83A9B">
        <w:t>, 2022.06.28.498032 (2022).</w:t>
      </w:r>
    </w:p>
    <w:p w14:paraId="3CE1C629" w14:textId="77777777" w:rsidR="00D83A9B" w:rsidRPr="00D83A9B" w:rsidRDefault="00D83A9B" w:rsidP="00D83A9B">
      <w:pPr>
        <w:pStyle w:val="Bibliography"/>
      </w:pPr>
      <w:r w:rsidRPr="00D83A9B">
        <w:t xml:space="preserve">50. </w:t>
      </w:r>
      <w:r w:rsidRPr="00D83A9B">
        <w:tab/>
        <w:t xml:space="preserve">A. M. Nicolas, </w:t>
      </w:r>
      <w:r w:rsidRPr="00D83A9B">
        <w:rPr>
          <w:i/>
          <w:iCs/>
        </w:rPr>
        <w:t>et al.</w:t>
      </w:r>
      <w:r w:rsidRPr="00D83A9B">
        <w:t xml:space="preserve">, A subset of viruses thrives following microbial resuscitation during rewetting of a seasonally dry California grassland soil. </w:t>
      </w:r>
      <w:r w:rsidRPr="00D83A9B">
        <w:rPr>
          <w:i/>
          <w:iCs/>
        </w:rPr>
        <w:t xml:space="preserve">Nat </w:t>
      </w:r>
      <w:proofErr w:type="spellStart"/>
      <w:r w:rsidRPr="00D83A9B">
        <w:rPr>
          <w:i/>
          <w:iCs/>
        </w:rPr>
        <w:t>Commun</w:t>
      </w:r>
      <w:proofErr w:type="spellEnd"/>
      <w:r w:rsidRPr="00D83A9B">
        <w:t xml:space="preserve"> </w:t>
      </w:r>
      <w:r w:rsidRPr="00D83A9B">
        <w:rPr>
          <w:b/>
          <w:bCs/>
        </w:rPr>
        <w:t>14</w:t>
      </w:r>
      <w:r w:rsidRPr="00D83A9B">
        <w:t>, 5835 (2023).</w:t>
      </w:r>
    </w:p>
    <w:p w14:paraId="3C7BEE28" w14:textId="77777777" w:rsidR="00D83A9B" w:rsidRPr="00D83A9B" w:rsidRDefault="00D83A9B" w:rsidP="00D83A9B">
      <w:pPr>
        <w:pStyle w:val="Bibliography"/>
      </w:pPr>
      <w:r w:rsidRPr="00D83A9B">
        <w:t xml:space="preserve">51. </w:t>
      </w:r>
      <w:r w:rsidRPr="00D83A9B">
        <w:tab/>
        <w:t xml:space="preserve">B. Bushnell, </w:t>
      </w:r>
      <w:proofErr w:type="spellStart"/>
      <w:r w:rsidRPr="00D83A9B">
        <w:t>BBTools</w:t>
      </w:r>
      <w:proofErr w:type="spellEnd"/>
      <w:r w:rsidRPr="00D83A9B">
        <w:t xml:space="preserve"> Software Package (2014).</w:t>
      </w:r>
    </w:p>
    <w:p w14:paraId="796C5782" w14:textId="77777777" w:rsidR="00D83A9B" w:rsidRPr="00D83A9B" w:rsidRDefault="00D83A9B" w:rsidP="00D83A9B">
      <w:pPr>
        <w:pStyle w:val="Bibliography"/>
      </w:pPr>
      <w:r w:rsidRPr="00D83A9B">
        <w:t xml:space="preserve">52. </w:t>
      </w:r>
      <w:r w:rsidRPr="00D83A9B">
        <w:tab/>
        <w:t xml:space="preserve">Joshi NA, </w:t>
      </w:r>
      <w:proofErr w:type="spellStart"/>
      <w:r w:rsidRPr="00D83A9B">
        <w:t>Fass</w:t>
      </w:r>
      <w:proofErr w:type="spellEnd"/>
      <w:r w:rsidRPr="00D83A9B">
        <w:t xml:space="preserve"> JN., Sickle: A sliding-window, adaptive, quality-based trimming tool for </w:t>
      </w:r>
      <w:proofErr w:type="spellStart"/>
      <w:r w:rsidRPr="00D83A9B">
        <w:t>FastQ</w:t>
      </w:r>
      <w:proofErr w:type="spellEnd"/>
      <w:r w:rsidRPr="00D83A9B">
        <w:t xml:space="preserve"> files (Version 1.33) (2023) (May 11, 2023).</w:t>
      </w:r>
    </w:p>
    <w:p w14:paraId="4C661468" w14:textId="77777777" w:rsidR="00D83A9B" w:rsidRPr="00D83A9B" w:rsidRDefault="00D83A9B" w:rsidP="00D83A9B">
      <w:pPr>
        <w:pStyle w:val="Bibliography"/>
      </w:pPr>
      <w:r w:rsidRPr="00D83A9B">
        <w:t xml:space="preserve">53. </w:t>
      </w:r>
      <w:r w:rsidRPr="00D83A9B">
        <w:tab/>
        <w:t xml:space="preserve">D. Li, C. M. Liu, R. Luo, K. </w:t>
      </w:r>
      <w:proofErr w:type="spellStart"/>
      <w:r w:rsidRPr="00D83A9B">
        <w:t>Sadakane</w:t>
      </w:r>
      <w:proofErr w:type="spellEnd"/>
      <w:r w:rsidRPr="00D83A9B">
        <w:t xml:space="preserve">, T. W. Lam, MEGAHIT: An ultra-fast single-node solution for large and complex metagenomics assembly via succinct de Bruijn graph. </w:t>
      </w:r>
      <w:r w:rsidRPr="00D83A9B">
        <w:rPr>
          <w:i/>
          <w:iCs/>
        </w:rPr>
        <w:t>Bioinformatics</w:t>
      </w:r>
      <w:r w:rsidRPr="00D83A9B">
        <w:t xml:space="preserve"> </w:t>
      </w:r>
      <w:r w:rsidRPr="00D83A9B">
        <w:rPr>
          <w:b/>
          <w:bCs/>
        </w:rPr>
        <w:t>31</w:t>
      </w:r>
      <w:r w:rsidRPr="00D83A9B">
        <w:t>, 1674–1676 (2015).</w:t>
      </w:r>
    </w:p>
    <w:p w14:paraId="0329AF21" w14:textId="77777777" w:rsidR="00D83A9B" w:rsidRPr="00D83A9B" w:rsidRDefault="00D83A9B" w:rsidP="00D83A9B">
      <w:pPr>
        <w:pStyle w:val="Bibliography"/>
      </w:pPr>
      <w:r w:rsidRPr="00D83A9B">
        <w:t xml:space="preserve">54. </w:t>
      </w:r>
      <w:r w:rsidRPr="00D83A9B">
        <w:tab/>
        <w:t xml:space="preserve">Y.-W. Wu, B. A. Simmons, S. W. Singer, </w:t>
      </w:r>
      <w:proofErr w:type="spellStart"/>
      <w:r w:rsidRPr="00D83A9B">
        <w:t>MaxBin</w:t>
      </w:r>
      <w:proofErr w:type="spellEnd"/>
      <w:r w:rsidRPr="00D83A9B">
        <w:t xml:space="preserve"> 2.0: an automated binning algorithm to recover genomes from multiple metagenomic datasets. </w:t>
      </w:r>
      <w:r w:rsidRPr="00D83A9B">
        <w:rPr>
          <w:i/>
          <w:iCs/>
        </w:rPr>
        <w:t>Bioinformatics</w:t>
      </w:r>
      <w:r w:rsidRPr="00D83A9B">
        <w:t xml:space="preserve"> </w:t>
      </w:r>
      <w:r w:rsidRPr="00D83A9B">
        <w:rPr>
          <w:b/>
          <w:bCs/>
        </w:rPr>
        <w:t>32</w:t>
      </w:r>
      <w:r w:rsidRPr="00D83A9B">
        <w:t>, 605–607 (2016).</w:t>
      </w:r>
    </w:p>
    <w:p w14:paraId="71303431" w14:textId="77777777" w:rsidR="00D83A9B" w:rsidRPr="00D83A9B" w:rsidRDefault="00D83A9B" w:rsidP="00D83A9B">
      <w:pPr>
        <w:pStyle w:val="Bibliography"/>
      </w:pPr>
      <w:r w:rsidRPr="00D83A9B">
        <w:t xml:space="preserve">55. </w:t>
      </w:r>
      <w:r w:rsidRPr="00D83A9B">
        <w:tab/>
        <w:t xml:space="preserve">D. D. Kang, </w:t>
      </w:r>
      <w:r w:rsidRPr="00D83A9B">
        <w:rPr>
          <w:i/>
          <w:iCs/>
        </w:rPr>
        <w:t>et al.</w:t>
      </w:r>
      <w:r w:rsidRPr="00D83A9B">
        <w:t xml:space="preserve">, </w:t>
      </w:r>
      <w:proofErr w:type="spellStart"/>
      <w:r w:rsidRPr="00D83A9B">
        <w:t>MetaBAT</w:t>
      </w:r>
      <w:proofErr w:type="spellEnd"/>
      <w:r w:rsidRPr="00D83A9B">
        <w:t xml:space="preserve"> 2: an adaptive binning algorithm for robust and efficient genome reconstruction from metagenome assemblies. </w:t>
      </w:r>
      <w:proofErr w:type="spellStart"/>
      <w:r w:rsidRPr="00D83A9B">
        <w:rPr>
          <w:i/>
          <w:iCs/>
        </w:rPr>
        <w:t>PeerJ</w:t>
      </w:r>
      <w:proofErr w:type="spellEnd"/>
      <w:r w:rsidRPr="00D83A9B">
        <w:t xml:space="preserve"> </w:t>
      </w:r>
      <w:r w:rsidRPr="00D83A9B">
        <w:rPr>
          <w:b/>
          <w:bCs/>
        </w:rPr>
        <w:t>7</w:t>
      </w:r>
      <w:r w:rsidRPr="00D83A9B">
        <w:t>, e7359 (2019).</w:t>
      </w:r>
    </w:p>
    <w:p w14:paraId="614F2646" w14:textId="77777777" w:rsidR="00D83A9B" w:rsidRPr="00D83A9B" w:rsidRDefault="00D83A9B" w:rsidP="00D83A9B">
      <w:pPr>
        <w:pStyle w:val="Bibliography"/>
      </w:pPr>
      <w:r w:rsidRPr="00D83A9B">
        <w:t xml:space="preserve">56. </w:t>
      </w:r>
      <w:r w:rsidRPr="00D83A9B">
        <w:tab/>
        <w:t xml:space="preserve">G. V. </w:t>
      </w:r>
      <w:proofErr w:type="spellStart"/>
      <w:r w:rsidRPr="00D83A9B">
        <w:t>Uritskiy</w:t>
      </w:r>
      <w:proofErr w:type="spellEnd"/>
      <w:r w:rsidRPr="00D83A9B">
        <w:t xml:space="preserve">, J. </w:t>
      </w:r>
      <w:proofErr w:type="spellStart"/>
      <w:r w:rsidRPr="00D83A9B">
        <w:t>DiRuggiero</w:t>
      </w:r>
      <w:proofErr w:type="spellEnd"/>
      <w:r w:rsidRPr="00D83A9B">
        <w:t xml:space="preserve">, J. Taylor, </w:t>
      </w:r>
      <w:proofErr w:type="spellStart"/>
      <w:r w:rsidRPr="00D83A9B">
        <w:t>MetaWRAP</w:t>
      </w:r>
      <w:proofErr w:type="spellEnd"/>
      <w:r w:rsidRPr="00D83A9B">
        <w:t xml:space="preserve">—a flexible pipeline for genome-resolved metagenomic data analysis. </w:t>
      </w:r>
      <w:r w:rsidRPr="00D83A9B">
        <w:rPr>
          <w:i/>
          <w:iCs/>
        </w:rPr>
        <w:t>Microbiome</w:t>
      </w:r>
      <w:r w:rsidRPr="00D83A9B">
        <w:t xml:space="preserve"> </w:t>
      </w:r>
      <w:r w:rsidRPr="00D83A9B">
        <w:rPr>
          <w:b/>
          <w:bCs/>
        </w:rPr>
        <w:t>6</w:t>
      </w:r>
      <w:r w:rsidRPr="00D83A9B">
        <w:t>, 158 (2018).</w:t>
      </w:r>
    </w:p>
    <w:p w14:paraId="347C408B" w14:textId="77777777" w:rsidR="00D83A9B" w:rsidRPr="00D83A9B" w:rsidRDefault="00D83A9B" w:rsidP="00D83A9B">
      <w:pPr>
        <w:pStyle w:val="Bibliography"/>
      </w:pPr>
      <w:r w:rsidRPr="00D83A9B">
        <w:lastRenderedPageBreak/>
        <w:t xml:space="preserve">57. </w:t>
      </w:r>
      <w:r w:rsidRPr="00D83A9B">
        <w:tab/>
        <w:t xml:space="preserve">M. R. Olm, C. T. Brown, B. Brooks, J. F. Banfield, </w:t>
      </w:r>
      <w:proofErr w:type="spellStart"/>
      <w:r w:rsidRPr="00D83A9B">
        <w:t>dRep</w:t>
      </w:r>
      <w:proofErr w:type="spellEnd"/>
      <w:r w:rsidRPr="00D83A9B">
        <w:t xml:space="preserve">: a tool for fast and accurate genomic comparisons that enables improved genome recovery from metagenomes through de-replication. </w:t>
      </w:r>
      <w:r w:rsidRPr="00D83A9B">
        <w:rPr>
          <w:i/>
          <w:iCs/>
        </w:rPr>
        <w:t>ISME J</w:t>
      </w:r>
      <w:r w:rsidRPr="00D83A9B">
        <w:t xml:space="preserve"> </w:t>
      </w:r>
      <w:r w:rsidRPr="00D83A9B">
        <w:rPr>
          <w:b/>
          <w:bCs/>
        </w:rPr>
        <w:t>11</w:t>
      </w:r>
      <w:r w:rsidRPr="00D83A9B">
        <w:t>, 2864–2868 (2017).</w:t>
      </w:r>
    </w:p>
    <w:p w14:paraId="1DC4EAAB" w14:textId="77777777" w:rsidR="00D83A9B" w:rsidRPr="00D83A9B" w:rsidRDefault="00D83A9B" w:rsidP="00D83A9B">
      <w:pPr>
        <w:pStyle w:val="Bibliography"/>
      </w:pPr>
      <w:r w:rsidRPr="00D83A9B">
        <w:t xml:space="preserve">58. </w:t>
      </w:r>
      <w:r w:rsidRPr="00D83A9B">
        <w:tab/>
        <w:t xml:space="preserve">M. Shaffer, </w:t>
      </w:r>
      <w:r w:rsidRPr="00D83A9B">
        <w:rPr>
          <w:i/>
          <w:iCs/>
        </w:rPr>
        <w:t>et al.</w:t>
      </w:r>
      <w:r w:rsidRPr="00D83A9B">
        <w:t xml:space="preserve">, DRAM for distilling microbial metabolism to automate the curation of microbiome function. </w:t>
      </w:r>
      <w:r w:rsidRPr="00D83A9B">
        <w:rPr>
          <w:i/>
          <w:iCs/>
        </w:rPr>
        <w:t>Nucleic Acids Research</w:t>
      </w:r>
      <w:r w:rsidRPr="00D83A9B">
        <w:t xml:space="preserve"> </w:t>
      </w:r>
      <w:r w:rsidRPr="00D83A9B">
        <w:rPr>
          <w:b/>
          <w:bCs/>
        </w:rPr>
        <w:t>48</w:t>
      </w:r>
      <w:r w:rsidRPr="00D83A9B">
        <w:t>, 8883–8900 (2020).</w:t>
      </w:r>
    </w:p>
    <w:p w14:paraId="266B5141" w14:textId="77777777" w:rsidR="00D83A9B" w:rsidRPr="00D83A9B" w:rsidRDefault="00D83A9B" w:rsidP="00D83A9B">
      <w:pPr>
        <w:pStyle w:val="Bibliography"/>
      </w:pPr>
      <w:r w:rsidRPr="00D83A9B">
        <w:t xml:space="preserve">59. </w:t>
      </w:r>
      <w:r w:rsidRPr="00D83A9B">
        <w:tab/>
        <w:t xml:space="preserve">D. Hyatt, </w:t>
      </w:r>
      <w:r w:rsidRPr="00D83A9B">
        <w:rPr>
          <w:i/>
          <w:iCs/>
        </w:rPr>
        <w:t>et al.</w:t>
      </w:r>
      <w:r w:rsidRPr="00D83A9B">
        <w:t xml:space="preserve">, Prodigal: Prokaryotic gene recognition and translation initiation site identification. </w:t>
      </w:r>
      <w:r w:rsidRPr="00D83A9B">
        <w:rPr>
          <w:i/>
          <w:iCs/>
        </w:rPr>
        <w:t>BMC Bioinformatics</w:t>
      </w:r>
      <w:r w:rsidRPr="00D83A9B">
        <w:t xml:space="preserve"> </w:t>
      </w:r>
      <w:r w:rsidRPr="00D83A9B">
        <w:rPr>
          <w:b/>
          <w:bCs/>
        </w:rPr>
        <w:t>11</w:t>
      </w:r>
      <w:r w:rsidRPr="00D83A9B">
        <w:t>, 1–11 (2010).</w:t>
      </w:r>
    </w:p>
    <w:p w14:paraId="7E18E7C0" w14:textId="77777777" w:rsidR="00D83A9B" w:rsidRPr="00D83A9B" w:rsidRDefault="00D83A9B" w:rsidP="00D83A9B">
      <w:pPr>
        <w:pStyle w:val="Bibliography"/>
      </w:pPr>
      <w:r w:rsidRPr="00D83A9B">
        <w:t xml:space="preserve">60. </w:t>
      </w:r>
      <w:r w:rsidRPr="00D83A9B">
        <w:tab/>
        <w:t xml:space="preserve">M. </w:t>
      </w:r>
      <w:proofErr w:type="spellStart"/>
      <w:r w:rsidRPr="00D83A9B">
        <w:t>Kanehisa</w:t>
      </w:r>
      <w:proofErr w:type="spellEnd"/>
      <w:r w:rsidRPr="00D83A9B">
        <w:t xml:space="preserve">, M. </w:t>
      </w:r>
      <w:proofErr w:type="spellStart"/>
      <w:r w:rsidRPr="00D83A9B">
        <w:t>Furumichi</w:t>
      </w:r>
      <w:proofErr w:type="spellEnd"/>
      <w:r w:rsidRPr="00D83A9B">
        <w:t xml:space="preserve">, M. Tanabe, Y. Sato, K. </w:t>
      </w:r>
      <w:proofErr w:type="spellStart"/>
      <w:r w:rsidRPr="00D83A9B">
        <w:t>Morishima</w:t>
      </w:r>
      <w:proofErr w:type="spellEnd"/>
      <w:r w:rsidRPr="00D83A9B">
        <w:t xml:space="preserve">, KEGG: new perspectives on genomes, pathways, </w:t>
      </w:r>
      <w:proofErr w:type="gramStart"/>
      <w:r w:rsidRPr="00D83A9B">
        <w:t>diseases</w:t>
      </w:r>
      <w:proofErr w:type="gramEnd"/>
      <w:r w:rsidRPr="00D83A9B">
        <w:t xml:space="preserve"> and drugs. </w:t>
      </w:r>
      <w:r w:rsidRPr="00D83A9B">
        <w:rPr>
          <w:i/>
          <w:iCs/>
        </w:rPr>
        <w:t>Nucleic Acids Research</w:t>
      </w:r>
      <w:r w:rsidRPr="00D83A9B">
        <w:t xml:space="preserve"> </w:t>
      </w:r>
      <w:r w:rsidRPr="00D83A9B">
        <w:rPr>
          <w:b/>
          <w:bCs/>
        </w:rPr>
        <w:t>45</w:t>
      </w:r>
      <w:r w:rsidRPr="00D83A9B">
        <w:t>, D353–D361 (2017).</w:t>
      </w:r>
    </w:p>
    <w:p w14:paraId="1C7FB959" w14:textId="77777777" w:rsidR="00D83A9B" w:rsidRPr="00D83A9B" w:rsidRDefault="00D83A9B" w:rsidP="00D83A9B">
      <w:pPr>
        <w:pStyle w:val="Bibliography"/>
      </w:pPr>
      <w:r w:rsidRPr="00D83A9B">
        <w:t xml:space="preserve">61. </w:t>
      </w:r>
      <w:r w:rsidRPr="00D83A9B">
        <w:tab/>
        <w:t xml:space="preserve">I.-M. A. Chen, </w:t>
      </w:r>
      <w:r w:rsidRPr="00D83A9B">
        <w:rPr>
          <w:i/>
          <w:iCs/>
        </w:rPr>
        <w:t>et al.</w:t>
      </w:r>
      <w:r w:rsidRPr="00D83A9B">
        <w:t xml:space="preserve">, IMG/M v.5.0: an integrated data management and comparative analysis system for microbial genomes and microbiomes. </w:t>
      </w:r>
      <w:r w:rsidRPr="00D83A9B">
        <w:rPr>
          <w:i/>
          <w:iCs/>
        </w:rPr>
        <w:t>Nucleic Acids Research</w:t>
      </w:r>
      <w:r w:rsidRPr="00D83A9B">
        <w:t xml:space="preserve"> </w:t>
      </w:r>
      <w:r w:rsidRPr="00D83A9B">
        <w:rPr>
          <w:b/>
          <w:bCs/>
        </w:rPr>
        <w:t>47</w:t>
      </w:r>
      <w:r w:rsidRPr="00D83A9B">
        <w:t>, D666–D677 (2019).</w:t>
      </w:r>
    </w:p>
    <w:p w14:paraId="6AF643E7" w14:textId="77777777" w:rsidR="00D83A9B" w:rsidRPr="00D83A9B" w:rsidRDefault="00D83A9B" w:rsidP="00D83A9B">
      <w:pPr>
        <w:pStyle w:val="Bibliography"/>
      </w:pPr>
      <w:r w:rsidRPr="00D83A9B">
        <w:t xml:space="preserve">62. </w:t>
      </w:r>
      <w:r w:rsidRPr="00D83A9B">
        <w:tab/>
        <w:t xml:space="preserve">Y. Liao, G. K. Smyth, W. Shi, </w:t>
      </w:r>
      <w:proofErr w:type="spellStart"/>
      <w:r w:rsidRPr="00D83A9B">
        <w:t>featureCounts</w:t>
      </w:r>
      <w:proofErr w:type="spellEnd"/>
      <w:r w:rsidRPr="00D83A9B">
        <w:t xml:space="preserve">: an efficient </w:t>
      </w:r>
      <w:proofErr w:type="gramStart"/>
      <w:r w:rsidRPr="00D83A9B">
        <w:t>general purpose</w:t>
      </w:r>
      <w:proofErr w:type="gramEnd"/>
      <w:r w:rsidRPr="00D83A9B">
        <w:t xml:space="preserve"> program for assigning sequence reads to genomic features. </w:t>
      </w:r>
      <w:r w:rsidRPr="00D83A9B">
        <w:rPr>
          <w:i/>
          <w:iCs/>
        </w:rPr>
        <w:t>Bioinformatics</w:t>
      </w:r>
      <w:r w:rsidRPr="00D83A9B">
        <w:t xml:space="preserve"> </w:t>
      </w:r>
      <w:r w:rsidRPr="00D83A9B">
        <w:rPr>
          <w:b/>
          <w:bCs/>
        </w:rPr>
        <w:t>30</w:t>
      </w:r>
      <w:r w:rsidRPr="00D83A9B">
        <w:t>, 923–930 (2014).</w:t>
      </w:r>
    </w:p>
    <w:p w14:paraId="0497D415" w14:textId="77777777" w:rsidR="00D83A9B" w:rsidRPr="00D83A9B" w:rsidRDefault="00D83A9B" w:rsidP="00D83A9B">
      <w:pPr>
        <w:pStyle w:val="Bibliography"/>
      </w:pPr>
      <w:r w:rsidRPr="00D83A9B">
        <w:t xml:space="preserve">63. </w:t>
      </w:r>
      <w:r w:rsidRPr="00D83A9B">
        <w:tab/>
        <w:t xml:space="preserve">M. I. Love, W. Huber, S. Anders, Moderated estimation of fold change and dispersion for RNA-seq data with DESeq2. </w:t>
      </w:r>
      <w:r w:rsidRPr="00D83A9B">
        <w:rPr>
          <w:i/>
          <w:iCs/>
        </w:rPr>
        <w:t>Genome Biology</w:t>
      </w:r>
      <w:r w:rsidRPr="00D83A9B">
        <w:t xml:space="preserve"> </w:t>
      </w:r>
      <w:r w:rsidRPr="00D83A9B">
        <w:rPr>
          <w:b/>
          <w:bCs/>
        </w:rPr>
        <w:t>15</w:t>
      </w:r>
      <w:r w:rsidRPr="00D83A9B">
        <w:t xml:space="preserve"> (2014).</w:t>
      </w:r>
    </w:p>
    <w:p w14:paraId="4FAFD0F7" w14:textId="77777777" w:rsidR="00D83A9B" w:rsidRPr="00D83A9B" w:rsidRDefault="00D83A9B" w:rsidP="00D83A9B">
      <w:pPr>
        <w:pStyle w:val="Bibliography"/>
      </w:pPr>
      <w:r w:rsidRPr="00D83A9B">
        <w:t xml:space="preserve">64. </w:t>
      </w:r>
      <w:r w:rsidRPr="00D83A9B">
        <w:tab/>
        <w:t xml:space="preserve">J. A. </w:t>
      </w:r>
      <w:proofErr w:type="spellStart"/>
      <w:r w:rsidRPr="00D83A9B">
        <w:t>Novembre</w:t>
      </w:r>
      <w:proofErr w:type="spellEnd"/>
      <w:r w:rsidRPr="00D83A9B">
        <w:t xml:space="preserve">, Accounting for Background Nucleotide Composition When Measuring Codon Usage Bias. </w:t>
      </w:r>
      <w:r w:rsidRPr="00D83A9B">
        <w:rPr>
          <w:i/>
          <w:iCs/>
        </w:rPr>
        <w:t>Molecular Biology and Evolution</w:t>
      </w:r>
      <w:r w:rsidRPr="00D83A9B">
        <w:t xml:space="preserve"> </w:t>
      </w:r>
      <w:r w:rsidRPr="00D83A9B">
        <w:rPr>
          <w:b/>
          <w:bCs/>
        </w:rPr>
        <w:t>19</w:t>
      </w:r>
      <w:r w:rsidRPr="00D83A9B">
        <w:t>, 1390–1394 (2002).</w:t>
      </w:r>
    </w:p>
    <w:p w14:paraId="26F07B6F" w14:textId="77777777" w:rsidR="00D83A9B" w:rsidRPr="00D83A9B" w:rsidRDefault="00D83A9B" w:rsidP="00D83A9B">
      <w:pPr>
        <w:pStyle w:val="Bibliography"/>
      </w:pPr>
      <w:r w:rsidRPr="00D83A9B">
        <w:t xml:space="preserve">65. </w:t>
      </w:r>
      <w:r w:rsidRPr="00D83A9B">
        <w:tab/>
        <w:t xml:space="preserve">H. Akashi, T. </w:t>
      </w:r>
      <w:proofErr w:type="spellStart"/>
      <w:r w:rsidRPr="00D83A9B">
        <w:t>Gojobori</w:t>
      </w:r>
      <w:proofErr w:type="spellEnd"/>
      <w:r w:rsidRPr="00D83A9B">
        <w:t xml:space="preserve">, Metabolic efficiency and amino acid composition in the proteomes of Escherichia coli and Bacillus subtilis. </w:t>
      </w:r>
      <w:r w:rsidRPr="00D83A9B">
        <w:rPr>
          <w:i/>
          <w:iCs/>
        </w:rPr>
        <w:t>Proceedings of the National Academy of Sciences of the United States of America</w:t>
      </w:r>
      <w:r w:rsidRPr="00D83A9B">
        <w:t xml:space="preserve"> </w:t>
      </w:r>
      <w:r w:rsidRPr="00D83A9B">
        <w:rPr>
          <w:b/>
          <w:bCs/>
        </w:rPr>
        <w:t>99</w:t>
      </w:r>
      <w:r w:rsidRPr="00D83A9B">
        <w:t>, 3695–3700 (2002).</w:t>
      </w:r>
    </w:p>
    <w:p w14:paraId="72BC13C8" w14:textId="77777777" w:rsidR="00D83A9B" w:rsidRPr="00D83A9B" w:rsidRDefault="00D83A9B" w:rsidP="00D83A9B">
      <w:pPr>
        <w:pStyle w:val="Bibliography"/>
      </w:pPr>
      <w:r w:rsidRPr="00D83A9B">
        <w:t xml:space="preserve">66. </w:t>
      </w:r>
      <w:r w:rsidRPr="00D83A9B">
        <w:tab/>
        <w:t xml:space="preserve">R. C. Team, R: A language and environment for statistical computing. </w:t>
      </w:r>
      <w:r w:rsidRPr="00D83A9B">
        <w:rPr>
          <w:i/>
          <w:iCs/>
        </w:rPr>
        <w:t>R Foundation for Statistical Computing. Vienna, Austria.</w:t>
      </w:r>
      <w:r w:rsidRPr="00D83A9B">
        <w:t xml:space="preserve"> (2018).</w:t>
      </w:r>
    </w:p>
    <w:p w14:paraId="344FE448" w14:textId="77777777" w:rsidR="00D83A9B" w:rsidRPr="00D83A9B" w:rsidRDefault="00D83A9B" w:rsidP="00D83A9B">
      <w:pPr>
        <w:pStyle w:val="Bibliography"/>
      </w:pPr>
      <w:r w:rsidRPr="00D83A9B">
        <w:t xml:space="preserve">67. </w:t>
      </w:r>
      <w:r w:rsidRPr="00D83A9B">
        <w:tab/>
        <w:t xml:space="preserve">H. Wickham, “Elegant Graphics for Data Analysis” in </w:t>
      </w:r>
      <w:r w:rsidRPr="00D83A9B">
        <w:rPr>
          <w:i/>
          <w:iCs/>
        </w:rPr>
        <w:t>Elegant Graphics for Data Analysis</w:t>
      </w:r>
      <w:r w:rsidRPr="00D83A9B">
        <w:t>, (2016), pp. 3–10.</w:t>
      </w:r>
    </w:p>
    <w:p w14:paraId="77F564F6" w14:textId="77777777" w:rsidR="00D83A9B" w:rsidRPr="00D83A9B" w:rsidRDefault="00D83A9B" w:rsidP="00D83A9B">
      <w:pPr>
        <w:pStyle w:val="Bibliography"/>
      </w:pPr>
      <w:r w:rsidRPr="00D83A9B">
        <w:t xml:space="preserve">68. </w:t>
      </w:r>
      <w:r w:rsidRPr="00D83A9B">
        <w:tab/>
        <w:t xml:space="preserve">P. F. Chuckran, </w:t>
      </w:r>
      <w:r w:rsidRPr="00D83A9B">
        <w:rPr>
          <w:i/>
          <w:iCs/>
        </w:rPr>
        <w:t>et al.</w:t>
      </w:r>
      <w:r w:rsidRPr="00D83A9B">
        <w:t xml:space="preserve">, Edaphic controls on genome size and GC content of bacteria in soil microbial communities. </w:t>
      </w:r>
      <w:r w:rsidRPr="00D83A9B">
        <w:rPr>
          <w:i/>
          <w:iCs/>
        </w:rPr>
        <w:t>Soil Biology and Biochemistry</w:t>
      </w:r>
      <w:r w:rsidRPr="00D83A9B">
        <w:t xml:space="preserve"> </w:t>
      </w:r>
      <w:r w:rsidRPr="00D83A9B">
        <w:rPr>
          <w:b/>
          <w:bCs/>
        </w:rPr>
        <w:t>178</w:t>
      </w:r>
      <w:r w:rsidRPr="00D83A9B">
        <w:t>, 108935 (2023).</w:t>
      </w:r>
    </w:p>
    <w:p w14:paraId="1C2F2429" w14:textId="77777777" w:rsidR="00D83A9B" w:rsidRPr="00D83A9B" w:rsidRDefault="00D83A9B" w:rsidP="00D83A9B">
      <w:pPr>
        <w:pStyle w:val="Bibliography"/>
      </w:pPr>
      <w:r w:rsidRPr="00D83A9B">
        <w:t xml:space="preserve">69. </w:t>
      </w:r>
      <w:r w:rsidRPr="00D83A9B">
        <w:tab/>
        <w:t xml:space="preserve">H. Liu, </w:t>
      </w:r>
      <w:r w:rsidRPr="00D83A9B">
        <w:rPr>
          <w:i/>
          <w:iCs/>
        </w:rPr>
        <w:t>et al.</w:t>
      </w:r>
      <w:r w:rsidRPr="00D83A9B">
        <w:t xml:space="preserve">, </w:t>
      </w:r>
      <w:proofErr w:type="gramStart"/>
      <w:r w:rsidRPr="00D83A9B">
        <w:t>Warmer</w:t>
      </w:r>
      <w:proofErr w:type="gramEnd"/>
      <w:r w:rsidRPr="00D83A9B">
        <w:t xml:space="preserve"> and drier ecosystems select for smaller bacterial genomes in global soils. </w:t>
      </w:r>
      <w:proofErr w:type="spellStart"/>
      <w:r w:rsidRPr="00D83A9B">
        <w:rPr>
          <w:i/>
          <w:iCs/>
        </w:rPr>
        <w:t>iMeta</w:t>
      </w:r>
      <w:proofErr w:type="spellEnd"/>
      <w:r w:rsidRPr="00D83A9B">
        <w:t xml:space="preserve"> </w:t>
      </w:r>
      <w:r w:rsidRPr="00D83A9B">
        <w:rPr>
          <w:b/>
          <w:bCs/>
        </w:rPr>
        <w:t>2</w:t>
      </w:r>
      <w:r w:rsidRPr="00D83A9B">
        <w:t>, e70 (2023).</w:t>
      </w:r>
    </w:p>
    <w:p w14:paraId="578AF6DC" w14:textId="77777777" w:rsidR="00D83A9B" w:rsidRPr="00D83A9B" w:rsidRDefault="00D83A9B" w:rsidP="00D83A9B">
      <w:pPr>
        <w:pStyle w:val="Bibliography"/>
      </w:pPr>
      <w:r w:rsidRPr="00D83A9B">
        <w:t xml:space="preserve">70. </w:t>
      </w:r>
      <w:r w:rsidRPr="00D83A9B">
        <w:tab/>
        <w:t xml:space="preserve">G. Piton, </w:t>
      </w:r>
      <w:r w:rsidRPr="00D83A9B">
        <w:rPr>
          <w:i/>
          <w:iCs/>
        </w:rPr>
        <w:t>et al.</w:t>
      </w:r>
      <w:r w:rsidRPr="00D83A9B">
        <w:t xml:space="preserve">, Life history strategies of soil bacterial communities across global terrestrial biomes. </w:t>
      </w:r>
      <w:r w:rsidRPr="00D83A9B">
        <w:rPr>
          <w:i/>
          <w:iCs/>
        </w:rPr>
        <w:t xml:space="preserve">Nat </w:t>
      </w:r>
      <w:proofErr w:type="spellStart"/>
      <w:r w:rsidRPr="00D83A9B">
        <w:rPr>
          <w:i/>
          <w:iCs/>
        </w:rPr>
        <w:t>Microbiol</w:t>
      </w:r>
      <w:proofErr w:type="spellEnd"/>
      <w:r w:rsidRPr="00D83A9B">
        <w:t>, 1–10 (2023).</w:t>
      </w:r>
    </w:p>
    <w:p w14:paraId="092D3815" w14:textId="77777777" w:rsidR="00D83A9B" w:rsidRPr="00D83A9B" w:rsidRDefault="00D83A9B" w:rsidP="00D83A9B">
      <w:pPr>
        <w:pStyle w:val="Bibliography"/>
      </w:pPr>
      <w:r w:rsidRPr="00D83A9B">
        <w:lastRenderedPageBreak/>
        <w:t xml:space="preserve">71. </w:t>
      </w:r>
      <w:r w:rsidRPr="00D83A9B">
        <w:tab/>
        <w:t xml:space="preserve">N. </w:t>
      </w:r>
      <w:proofErr w:type="spellStart"/>
      <w:r w:rsidRPr="00D83A9B">
        <w:t>Fierer</w:t>
      </w:r>
      <w:proofErr w:type="spellEnd"/>
      <w:r w:rsidRPr="00D83A9B">
        <w:t xml:space="preserve">, J. P. Schimel, P. A. Holden, Influence of Drying-Rewetting Frequency on Soil Bacterial Community Structure. </w:t>
      </w:r>
      <w:r w:rsidRPr="00D83A9B">
        <w:rPr>
          <w:i/>
          <w:iCs/>
        </w:rPr>
        <w:t>Microbial Ecology</w:t>
      </w:r>
      <w:r w:rsidRPr="00D83A9B">
        <w:t xml:space="preserve"> </w:t>
      </w:r>
      <w:r w:rsidRPr="00D83A9B">
        <w:rPr>
          <w:b/>
          <w:bCs/>
        </w:rPr>
        <w:t>45</w:t>
      </w:r>
      <w:r w:rsidRPr="00D83A9B">
        <w:t>, 63–71 (2003).</w:t>
      </w:r>
    </w:p>
    <w:p w14:paraId="26CD2F29" w14:textId="77777777" w:rsidR="00D83A9B" w:rsidRPr="00D83A9B" w:rsidRDefault="00D83A9B" w:rsidP="00D83A9B">
      <w:pPr>
        <w:pStyle w:val="Bibliography"/>
      </w:pPr>
      <w:r w:rsidRPr="00D83A9B">
        <w:t xml:space="preserve">72. </w:t>
      </w:r>
      <w:r w:rsidRPr="00D83A9B">
        <w:tab/>
        <w:t xml:space="preserve">A. </w:t>
      </w:r>
      <w:proofErr w:type="spellStart"/>
      <w:r w:rsidRPr="00D83A9B">
        <w:t>Canarini</w:t>
      </w:r>
      <w:proofErr w:type="spellEnd"/>
      <w:r w:rsidRPr="00D83A9B">
        <w:t xml:space="preserve">, </w:t>
      </w:r>
      <w:r w:rsidRPr="00D83A9B">
        <w:rPr>
          <w:i/>
          <w:iCs/>
        </w:rPr>
        <w:t>et al.</w:t>
      </w:r>
      <w:r w:rsidRPr="00D83A9B">
        <w:t xml:space="preserve">, Quantifying microbial growth and carbon use efficiency in dry soil environments via 18O water vapor equilibration. </w:t>
      </w:r>
      <w:r w:rsidRPr="00D83A9B">
        <w:rPr>
          <w:i/>
          <w:iCs/>
        </w:rPr>
        <w:t>Global Change Biology</w:t>
      </w:r>
      <w:r w:rsidRPr="00D83A9B">
        <w:t xml:space="preserve"> </w:t>
      </w:r>
      <w:r w:rsidRPr="00D83A9B">
        <w:rPr>
          <w:b/>
          <w:bCs/>
        </w:rPr>
        <w:t>26</w:t>
      </w:r>
      <w:r w:rsidRPr="00D83A9B">
        <w:t>, 5333–5341 (2020).</w:t>
      </w:r>
    </w:p>
    <w:p w14:paraId="2896EDD8" w14:textId="77777777" w:rsidR="00D83A9B" w:rsidRPr="00D83A9B" w:rsidRDefault="00D83A9B" w:rsidP="00D83A9B">
      <w:pPr>
        <w:pStyle w:val="Bibliography"/>
      </w:pPr>
      <w:r w:rsidRPr="00D83A9B">
        <w:t xml:space="preserve">73. </w:t>
      </w:r>
      <w:r w:rsidRPr="00D83A9B">
        <w:tab/>
        <w:t xml:space="preserve">D. </w:t>
      </w:r>
      <w:proofErr w:type="spellStart"/>
      <w:r w:rsidRPr="00D83A9B">
        <w:t>Metze</w:t>
      </w:r>
      <w:proofErr w:type="spellEnd"/>
      <w:r w:rsidRPr="00D83A9B">
        <w:t xml:space="preserve">, </w:t>
      </w:r>
      <w:r w:rsidRPr="00D83A9B">
        <w:rPr>
          <w:i/>
          <w:iCs/>
        </w:rPr>
        <w:t>et al.</w:t>
      </w:r>
      <w:r w:rsidRPr="00D83A9B">
        <w:t xml:space="preserve">, Microbial growth under drought is confined to distinct taxa and modified by potential future climate conditions. </w:t>
      </w:r>
      <w:r w:rsidRPr="00D83A9B">
        <w:rPr>
          <w:i/>
          <w:iCs/>
        </w:rPr>
        <w:t xml:space="preserve">Nat </w:t>
      </w:r>
      <w:proofErr w:type="spellStart"/>
      <w:r w:rsidRPr="00D83A9B">
        <w:rPr>
          <w:i/>
          <w:iCs/>
        </w:rPr>
        <w:t>Commun</w:t>
      </w:r>
      <w:proofErr w:type="spellEnd"/>
      <w:r w:rsidRPr="00D83A9B">
        <w:t xml:space="preserve"> </w:t>
      </w:r>
      <w:r w:rsidRPr="00D83A9B">
        <w:rPr>
          <w:b/>
          <w:bCs/>
        </w:rPr>
        <w:t>14</w:t>
      </w:r>
      <w:r w:rsidRPr="00D83A9B">
        <w:t>, 5895 (2023).</w:t>
      </w:r>
    </w:p>
    <w:p w14:paraId="50F4487F" w14:textId="258A076C" w:rsidR="00106BD0" w:rsidRPr="0004067B" w:rsidRDefault="00106BD0" w:rsidP="0004067B">
      <w:pPr>
        <w:spacing w:line="480" w:lineRule="auto"/>
        <w:rPr>
          <w:rFonts w:ascii="Times" w:hAnsi="Times"/>
        </w:rPr>
      </w:pPr>
      <w:r w:rsidRPr="0004067B">
        <w:rPr>
          <w:rFonts w:ascii="Times" w:hAnsi="Times"/>
        </w:rPr>
        <w:fldChar w:fldCharType="end"/>
      </w:r>
    </w:p>
    <w:p w14:paraId="696FDEF1" w14:textId="77777777" w:rsidR="00392AF0" w:rsidRPr="0004067B" w:rsidRDefault="00392AF0" w:rsidP="0004067B">
      <w:pPr>
        <w:spacing w:line="480" w:lineRule="auto"/>
        <w:rPr>
          <w:rFonts w:ascii="Times" w:hAnsi="Times"/>
        </w:rPr>
      </w:pPr>
    </w:p>
    <w:sectPr w:rsidR="00392AF0" w:rsidRPr="0004067B" w:rsidSect="0004067B">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eter Chuckran" w:date="2023-12-11T14:54:00Z" w:initials="PC">
    <w:p w14:paraId="289FB648" w14:textId="77777777" w:rsidR="0002471F" w:rsidRDefault="0002471F" w:rsidP="0002471F">
      <w:r>
        <w:rPr>
          <w:rStyle w:val="CommentReference"/>
        </w:rPr>
        <w:annotationRef/>
      </w:r>
      <w:r>
        <w:rPr>
          <w:sz w:val="20"/>
          <w:szCs w:val="20"/>
        </w:rPr>
        <w:t xml:space="preserve">Vote on your favorite. I mean you could suggest a new one but c’mon. Also this is an electoral college system based on state, so Alexa actually gets a disproportionate vote because she’s in NY. </w:t>
      </w:r>
    </w:p>
  </w:comment>
  <w:comment w:id="6" w:author="Peter Chuckran" w:date="2023-10-31T12:45:00Z" w:initials="PC">
    <w:p w14:paraId="0F679E4C" w14:textId="3A625E11" w:rsidR="00601C7F" w:rsidRDefault="00601C7F" w:rsidP="00871B4F">
      <w:r>
        <w:rPr>
          <w:rStyle w:val="CommentReference"/>
        </w:rPr>
        <w:annotationRef/>
      </w:r>
      <w:r>
        <w:rPr>
          <w:color w:val="000000"/>
          <w:sz w:val="20"/>
          <w:szCs w:val="20"/>
        </w:rPr>
        <w:t>Is there anyone I forgot from this list?</w:t>
      </w:r>
    </w:p>
  </w:comment>
  <w:comment w:id="7" w:author="Blazewicz, Steven Joseph" w:date="2023-11-03T14:00:00Z" w:initials="BSJ">
    <w:p w14:paraId="101C4A2F" w14:textId="77777777" w:rsidR="0041709C" w:rsidRDefault="0041709C" w:rsidP="00985107">
      <w:r>
        <w:rPr>
          <w:rStyle w:val="CommentReference"/>
        </w:rPr>
        <w:annotationRef/>
      </w:r>
      <w:r>
        <w:rPr>
          <w:sz w:val="20"/>
          <w:szCs w:val="20"/>
        </w:rPr>
        <w:t>Cite Megan F’s new review/perspective if timing works out</w:t>
      </w:r>
    </w:p>
  </w:comment>
  <w:comment w:id="8" w:author="Peter Chuckran" w:date="2023-10-31T09:34:00Z" w:initials="PC">
    <w:p w14:paraId="34326DC5" w14:textId="77777777" w:rsidR="002A2A1F" w:rsidRDefault="002A2A1F" w:rsidP="00B13998">
      <w:r>
        <w:rPr>
          <w:rStyle w:val="CommentReference"/>
        </w:rPr>
        <w:annotationRef/>
      </w:r>
      <w:r>
        <w:rPr>
          <w:color w:val="000000"/>
          <w:sz w:val="20"/>
          <w:szCs w:val="20"/>
        </w:rPr>
        <w:t>Does anyone know of any paper that shows a strong relationship between GC and growth? I scoured the lit but really couldn’t find much direct evidence. My initial assumption was that high GC meant slower growth, but I don’t know if that’s actually true</w:t>
      </w:r>
    </w:p>
    <w:p w14:paraId="6F7B61A2" w14:textId="77777777" w:rsidR="002A2A1F" w:rsidRDefault="002A2A1F" w:rsidP="00B13998"/>
  </w:comment>
  <w:comment w:id="9" w:author="Blazewicz, Steven Joseph" w:date="2023-11-08T13:10:00Z" w:initials="BSJ">
    <w:p w14:paraId="12502C22" w14:textId="77777777" w:rsidR="00AA1D24" w:rsidRDefault="00AA1D24" w:rsidP="001356C5">
      <w:r>
        <w:rPr>
          <w:rStyle w:val="CommentReference"/>
        </w:rPr>
        <w:annotationRef/>
      </w:r>
      <w:r>
        <w:rPr>
          <w:sz w:val="20"/>
          <w:szCs w:val="20"/>
        </w:rPr>
        <w:t>Not for growth rate specifically, but here’s one for a link with maximal growth temperature, so it’s linked to growth rate</w:t>
      </w:r>
    </w:p>
    <w:p w14:paraId="28B9DAC9" w14:textId="77777777" w:rsidR="00AA1D24" w:rsidRDefault="00AA1D24" w:rsidP="001356C5"/>
    <w:p w14:paraId="3D620228" w14:textId="77777777" w:rsidR="00AA1D24" w:rsidRDefault="00AA1D24" w:rsidP="001356C5">
      <w:r>
        <w:rPr>
          <w:sz w:val="20"/>
          <w:szCs w:val="20"/>
        </w:rPr>
        <w:t>https://bmcgenomics.biomedcentral.com/articles/10.1186/s12864-022-08353-7</w:t>
      </w:r>
    </w:p>
  </w:comment>
  <w:comment w:id="10" w:author="Peter Chuckran" w:date="2023-05-11T09:33:00Z" w:initials="PC">
    <w:p w14:paraId="2189D39A" w14:textId="50D07BB3" w:rsidR="00106BD0" w:rsidRDefault="00106BD0" w:rsidP="00106BD0">
      <w:r>
        <w:rPr>
          <w:rStyle w:val="CommentReference"/>
        </w:rPr>
        <w:annotationRef/>
      </w:r>
      <w:r>
        <w:rPr>
          <w:color w:val="000000"/>
          <w:sz w:val="20"/>
          <w:szCs w:val="20"/>
        </w:rPr>
        <w:t>I’m assuming but check</w:t>
      </w:r>
    </w:p>
  </w:comment>
  <w:comment w:id="11" w:author="Blazewicz, Steven Joseph" w:date="2023-11-07T10:50:00Z" w:initials="MOU">
    <w:p w14:paraId="68982F6D" w14:textId="77777777" w:rsidR="00FD3CE5" w:rsidRDefault="00FD3CE5" w:rsidP="00BB2210">
      <w:r>
        <w:rPr>
          <w:rStyle w:val="CommentReference"/>
        </w:rPr>
        <w:annotationRef/>
      </w:r>
      <w:r>
        <w:rPr>
          <w:sz w:val="20"/>
          <w:szCs w:val="20"/>
        </w:rPr>
        <w:t>I don’t think the design follows a true randomized block design, but check with Rina</w:t>
      </w:r>
    </w:p>
  </w:comment>
  <w:comment w:id="12" w:author="Peter Chuckran" w:date="2023-05-11T09:33:00Z" w:initials="PC">
    <w:p w14:paraId="3F876FB2" w14:textId="2424DDD1" w:rsidR="00106BD0" w:rsidRDefault="00106BD0" w:rsidP="00106BD0">
      <w:r>
        <w:rPr>
          <w:rStyle w:val="CommentReference"/>
        </w:rPr>
        <w:annotationRef/>
      </w:r>
      <w:r>
        <w:rPr>
          <w:color w:val="000000"/>
          <w:sz w:val="20"/>
          <w:szCs w:val="20"/>
        </w:rPr>
        <w:t>Overall size of field site?</w:t>
      </w:r>
    </w:p>
  </w:comment>
  <w:comment w:id="13" w:author="Blazewicz, Steven Joseph" w:date="2023-11-07T10:49:00Z" w:initials="MOU">
    <w:p w14:paraId="706F1993" w14:textId="77777777" w:rsidR="00FD3CE5" w:rsidRDefault="00FD3CE5" w:rsidP="00BA102F">
      <w:r>
        <w:rPr>
          <w:rStyle w:val="CommentReference"/>
        </w:rPr>
        <w:annotationRef/>
      </w:r>
      <w:r>
        <w:rPr>
          <w:sz w:val="20"/>
          <w:szCs w:val="20"/>
        </w:rPr>
        <w:t>Ask Rina</w:t>
      </w:r>
    </w:p>
  </w:comment>
  <w:comment w:id="14" w:author="Peter Chuckran" w:date="2023-05-11T09:36:00Z" w:initials="PC">
    <w:p w14:paraId="04F103D1" w14:textId="6AB0579F" w:rsidR="00106BD0" w:rsidRDefault="00106BD0" w:rsidP="00106BD0">
      <w:r>
        <w:rPr>
          <w:rStyle w:val="CommentReference"/>
        </w:rPr>
        <w:annotationRef/>
      </w:r>
      <w:r>
        <w:rPr>
          <w:color w:val="000000"/>
          <w:sz w:val="20"/>
          <w:szCs w:val="20"/>
        </w:rPr>
        <w:t>Was there a method?</w:t>
      </w:r>
    </w:p>
  </w:comment>
  <w:comment w:id="15" w:author="Blazewicz, Steven Joseph" w:date="2023-11-07T10:49:00Z" w:initials="MOU">
    <w:p w14:paraId="3D9B19F0" w14:textId="77777777" w:rsidR="00FD3CE5" w:rsidRDefault="00FD3CE5" w:rsidP="00BC20D2">
      <w:r>
        <w:rPr>
          <w:rStyle w:val="CommentReference"/>
        </w:rPr>
        <w:annotationRef/>
      </w:r>
      <w:r>
        <w:rPr>
          <w:sz w:val="20"/>
          <w:szCs w:val="20"/>
        </w:rPr>
        <w:t>Not that I remember, but I can check my field notebook when I get home</w:t>
      </w:r>
    </w:p>
  </w:comment>
  <w:comment w:id="16" w:author="Blazewicz, Steven Joseph" w:date="2023-11-07T11:07:00Z" w:initials="MOU">
    <w:p w14:paraId="7F3E5605" w14:textId="77777777" w:rsidR="00503896" w:rsidRDefault="00503896" w:rsidP="00F113EF">
      <w:r>
        <w:rPr>
          <w:rStyle w:val="CommentReference"/>
        </w:rPr>
        <w:annotationRef/>
      </w:r>
      <w:r>
        <w:rPr>
          <w:sz w:val="20"/>
          <w:szCs w:val="20"/>
        </w:rPr>
        <w:t>I left off here in the methods to switch to Results/Discussion - need to go through the rest</w:t>
      </w:r>
    </w:p>
  </w:comment>
  <w:comment w:id="17" w:author="Peter Chuckran" w:date="2023-10-31T11:19:00Z" w:initials="PC">
    <w:p w14:paraId="257487F6" w14:textId="3307D0CE" w:rsidR="00D52743" w:rsidRDefault="00D52743" w:rsidP="00273A2F">
      <w:r>
        <w:rPr>
          <w:rStyle w:val="CommentReference"/>
        </w:rPr>
        <w:annotationRef/>
      </w:r>
      <w:r>
        <w:rPr>
          <w:color w:val="000000"/>
          <w:sz w:val="20"/>
          <w:szCs w:val="20"/>
        </w:rPr>
        <w:t xml:space="preserve">Will whip up the data release while this bounces around to coauthors. </w:t>
      </w:r>
    </w:p>
  </w:comment>
  <w:comment w:id="18" w:author="Blazewicz, Steven Joseph" w:date="2023-11-07T14:20:00Z" w:initials="BSJ">
    <w:p w14:paraId="734BA2A7" w14:textId="77777777" w:rsidR="00AB0284" w:rsidRDefault="00AB0284" w:rsidP="00714FCF">
      <w:r>
        <w:rPr>
          <w:rStyle w:val="CommentReference"/>
        </w:rPr>
        <w:annotationRef/>
      </w:r>
      <w:r>
        <w:rPr>
          <w:sz w:val="20"/>
          <w:szCs w:val="20"/>
        </w:rPr>
        <w:t>Is the regression significant for these data (i.e. if you exclude higher ENC, perhaps excluding everything above 47) or can you give an R2?</w:t>
      </w:r>
    </w:p>
  </w:comment>
  <w:comment w:id="19" w:author="Peter Chuckran" w:date="2024-01-02T11:51:00Z" w:initials="PC">
    <w:p w14:paraId="48A9D678" w14:textId="77777777" w:rsidR="00F14F7A" w:rsidRDefault="00F14F7A" w:rsidP="00F14F7A">
      <w:r>
        <w:rPr>
          <w:rStyle w:val="CommentReference"/>
        </w:rPr>
        <w:annotationRef/>
      </w:r>
      <w:r>
        <w:rPr>
          <w:color w:val="000000"/>
          <w:sz w:val="20"/>
          <w:szCs w:val="20"/>
        </w:rPr>
        <w:t xml:space="preserve">The R2 once we remove all high ENC MAGs was about 0.28. I think it’s cleaner if I just show the output of the full model, so I updated Supplemental Table 1 to now include the summary output. Let me know what you think  </w:t>
      </w:r>
    </w:p>
  </w:comment>
  <w:comment w:id="20" w:author="Blazewicz, Steven Joseph" w:date="2023-11-07T14:34:00Z" w:initials="BSJ">
    <w:p w14:paraId="34AE938B" w14:textId="4CE52CF7" w:rsidR="00CB3CA1" w:rsidRDefault="00A241EB" w:rsidP="006113C2">
      <w:r>
        <w:rPr>
          <w:rStyle w:val="CommentReference"/>
        </w:rPr>
        <w:annotationRef/>
      </w:r>
      <w:r w:rsidR="00CB3CA1">
        <w:rPr>
          <w:sz w:val="20"/>
          <w:szCs w:val="20"/>
        </w:rPr>
        <w:t>Can this be linked back to the intro text more directly? In the intro you first brought up the relationship between growth and genome size in marine systems which is the opposite of this finding, but you gave a reason why this might be - overall larger genomes in soil. Are your genomes larger than those in the marine papers you cite. Can you state this as a fact and then move on to discuss the tradeoffs of smaller vs larger genomes in soil where they are all on average larger than marine systems?</w:t>
      </w:r>
    </w:p>
  </w:comment>
  <w:comment w:id="21" w:author="Peter Chuckran" w:date="2024-01-02T12:02:00Z" w:initials="PC">
    <w:p w14:paraId="214C61F6" w14:textId="77777777" w:rsidR="00D83A9B" w:rsidRDefault="00F13464" w:rsidP="00D83A9B">
      <w:r>
        <w:rPr>
          <w:rStyle w:val="CommentReference"/>
        </w:rPr>
        <w:annotationRef/>
      </w:r>
      <w:r w:rsidR="00D83A9B">
        <w:rPr>
          <w:color w:val="000000"/>
          <w:sz w:val="20"/>
          <w:szCs w:val="20"/>
        </w:rPr>
        <w:t>Added another paragraph after this one that hopefully addresses this</w:t>
      </w:r>
    </w:p>
  </w:comment>
  <w:comment w:id="22" w:author="Blazewicz, Steven Joseph" w:date="2023-11-07T15:56:00Z" w:initials="BSJ">
    <w:p w14:paraId="38235A40" w14:textId="77777777" w:rsidR="00FA4F5B" w:rsidRDefault="00FA4F5B" w:rsidP="00453372">
      <w:r>
        <w:rPr>
          <w:rStyle w:val="CommentReference"/>
        </w:rPr>
        <w:annotationRef/>
      </w:r>
      <w:r>
        <w:rPr>
          <w:sz w:val="20"/>
          <w:szCs w:val="20"/>
        </w:rPr>
        <w:t>Comparing 3c+d to 3a+b feels a bit like comparing apples to oranges because a+b are categorical whearas c+d are quasi quantitative scaling. Did you ever try putting the growth response data into categories like you did for transcripts to see if that would show a similar pattern?</w:t>
      </w:r>
    </w:p>
  </w:comment>
  <w:comment w:id="23" w:author="Peter Chuckran" w:date="2024-01-16T16:11:00Z" w:initials="PC">
    <w:p w14:paraId="07324EBC" w14:textId="77777777" w:rsidR="00D83A9B" w:rsidRDefault="00D83A9B" w:rsidP="00D83A9B">
      <w:r>
        <w:rPr>
          <w:rStyle w:val="CommentReference"/>
        </w:rPr>
        <w:annotationRef/>
      </w:r>
      <w:r>
        <w:rPr>
          <w:color w:val="000000"/>
          <w:sz w:val="20"/>
          <w:szCs w:val="20"/>
        </w:rPr>
        <w:t xml:space="preserve">That one is a little tricky because it requires us to have growth rates for every MAG for each time pt—and detection of each MAG will be largely dependent on read depth for each sample. I think we’d wind up with about 12 MAGs split among 4 categories. </w:t>
      </w:r>
    </w:p>
  </w:comment>
  <w:comment w:id="24" w:author="Blazewicz, Steven Joseph" w:date="2023-11-08T13:37:00Z" w:initials="BSJ">
    <w:p w14:paraId="1DDCA438" w14:textId="77777777" w:rsidR="004A1928" w:rsidRDefault="004A1928" w:rsidP="00E522B2">
      <w:r>
        <w:rPr>
          <w:rStyle w:val="CommentReference"/>
        </w:rPr>
        <w:annotationRef/>
      </w:r>
      <w:r>
        <w:rPr>
          <w:sz w:val="20"/>
          <w:szCs w:val="20"/>
        </w:rPr>
        <w:t>I don’t know anything about this, but I’m wondering if Lysine is one of the most utilized AAs. I’m pretty sure its considered an essential AA for bacteria and its needed for protein synthesis</w:t>
      </w:r>
    </w:p>
  </w:comment>
  <w:comment w:id="25" w:author="Peter Chuckran" w:date="2024-01-17T11:37:00Z" w:initials="PC">
    <w:p w14:paraId="796120F1" w14:textId="77777777" w:rsidR="00BF5962" w:rsidRDefault="00BF5962" w:rsidP="00BF5962">
      <w:r>
        <w:rPr>
          <w:rStyle w:val="CommentReference"/>
        </w:rPr>
        <w:annotationRef/>
      </w:r>
      <w:r>
        <w:rPr>
          <w:color w:val="000000"/>
          <w:sz w:val="20"/>
          <w:szCs w:val="20"/>
        </w:rPr>
        <w:t>I messaged Linnea about the metabolite data. I’m wondering if there’s a greater abundance of lysine kicking around, giving some advantage to our lysine-lovers out there</w:t>
      </w:r>
    </w:p>
  </w:comment>
  <w:comment w:id="26" w:author="Peter Chuckran" w:date="2023-10-31T12:06:00Z" w:initials="PC">
    <w:p w14:paraId="2B8DFF9E" w14:textId="1C86F064" w:rsidR="0004067B" w:rsidRDefault="00641D0D" w:rsidP="00DE11FB">
      <w:r>
        <w:rPr>
          <w:rStyle w:val="CommentReference"/>
        </w:rPr>
        <w:annotationRef/>
      </w:r>
      <w:r w:rsidR="0004067B">
        <w:rPr>
          <w:sz w:val="20"/>
          <w:szCs w:val="20"/>
        </w:rPr>
        <w:t xml:space="preserve">I’m toying with the idea of adding an additional analysis that looks at metabolic diversity vs genome size and relating this to traits. Show the tradeoff between metabolic versatility and growth. Then putting this in the context of frameworks—but that starts to bleed into Ella’s paper a bit. </w:t>
      </w:r>
    </w:p>
  </w:comment>
  <w:comment w:id="27" w:author="Blazewicz, Steven Joseph" w:date="2023-11-08T13:52:00Z" w:initials="BSJ">
    <w:p w14:paraId="60DDDF2F" w14:textId="77777777" w:rsidR="006F3E3F" w:rsidRDefault="006F3E3F" w:rsidP="00C847B8">
      <w:r>
        <w:rPr>
          <w:rStyle w:val="CommentReference"/>
        </w:rPr>
        <w:annotationRef/>
      </w:r>
      <w:r>
        <w:rPr>
          <w:sz w:val="20"/>
          <w:szCs w:val="20"/>
        </w:rPr>
        <w:t>Do you already have the analyses finished. If so, let’s talk about results soon and what you are thinking of adding</w:t>
      </w:r>
    </w:p>
  </w:comment>
  <w:comment w:id="28" w:author="Peter Chuckran" w:date="2024-01-16T16:07:00Z" w:initials="PC">
    <w:p w14:paraId="271BC6F0" w14:textId="77777777" w:rsidR="00D83A9B" w:rsidRDefault="00D83A9B" w:rsidP="00D83A9B">
      <w:r>
        <w:rPr>
          <w:rStyle w:val="CommentReference"/>
        </w:rPr>
        <w:annotationRef/>
      </w:r>
      <w:r>
        <w:rPr>
          <w:color w:val="000000"/>
          <w:sz w:val="20"/>
          <w:szCs w:val="20"/>
        </w:rPr>
        <w:t>Turns out there wasn’t much. Nothing clear anyway. We still have a piece about late responding taxa up regulating more CAZy genes, but there wasn’t any clear relationship between number of CAZy genes expressed and genome size or growth rate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9FB648" w15:done="0"/>
  <w15:commentEx w15:paraId="0F679E4C" w15:done="0"/>
  <w15:commentEx w15:paraId="101C4A2F" w15:done="0"/>
  <w15:commentEx w15:paraId="6F7B61A2" w15:done="0"/>
  <w15:commentEx w15:paraId="3D620228" w15:paraIdParent="6F7B61A2" w15:done="0"/>
  <w15:commentEx w15:paraId="2189D39A" w15:done="0"/>
  <w15:commentEx w15:paraId="68982F6D" w15:paraIdParent="2189D39A" w15:done="0"/>
  <w15:commentEx w15:paraId="3F876FB2" w15:done="0"/>
  <w15:commentEx w15:paraId="706F1993" w15:paraIdParent="3F876FB2" w15:done="0"/>
  <w15:commentEx w15:paraId="04F103D1" w15:done="0"/>
  <w15:commentEx w15:paraId="3D9B19F0" w15:paraIdParent="04F103D1" w15:done="0"/>
  <w15:commentEx w15:paraId="7F3E5605" w15:done="0"/>
  <w15:commentEx w15:paraId="257487F6" w15:done="0"/>
  <w15:commentEx w15:paraId="734BA2A7" w15:done="0"/>
  <w15:commentEx w15:paraId="48A9D678" w15:paraIdParent="734BA2A7" w15:done="0"/>
  <w15:commentEx w15:paraId="34AE938B" w15:done="0"/>
  <w15:commentEx w15:paraId="214C61F6" w15:paraIdParent="34AE938B" w15:done="0"/>
  <w15:commentEx w15:paraId="38235A40" w15:done="0"/>
  <w15:commentEx w15:paraId="07324EBC" w15:paraIdParent="38235A40" w15:done="0"/>
  <w15:commentEx w15:paraId="1DDCA438" w15:done="0"/>
  <w15:commentEx w15:paraId="796120F1" w15:paraIdParent="1DDCA438" w15:done="0"/>
  <w15:commentEx w15:paraId="2B8DFF9E" w15:done="0"/>
  <w15:commentEx w15:paraId="60DDDF2F" w15:paraIdParent="2B8DFF9E" w15:done="0"/>
  <w15:commentEx w15:paraId="271BC6F0" w15:paraIdParent="2B8DFF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0CCE9DC" w16cex:dateUtc="2023-12-11T22:54:00Z"/>
  <w16cex:commentExtensible w16cex:durableId="5F87A93F" w16cex:dateUtc="2023-10-31T19:45:00Z"/>
  <w16cex:commentExtensible w16cex:durableId="28EF7B78" w16cex:dateUtc="2023-11-03T21:00:00Z"/>
  <w16cex:commentExtensible w16cex:durableId="69FC4391" w16cex:dateUtc="2023-10-31T16:34:00Z"/>
  <w16cex:commentExtensible w16cex:durableId="28F60760" w16cex:dateUtc="2023-11-08T21:10:00Z"/>
  <w16cex:commentExtensible w16cex:durableId="280734E1" w16cex:dateUtc="2023-05-11T16:33:00Z"/>
  <w16cex:commentExtensible w16cex:durableId="28F49500" w16cex:dateUtc="2023-11-07T18:50:00Z"/>
  <w16cex:commentExtensible w16cex:durableId="280734EF" w16cex:dateUtc="2023-05-11T16:33:00Z"/>
  <w16cex:commentExtensible w16cex:durableId="28F494B5" w16cex:dateUtc="2023-11-07T18:49:00Z"/>
  <w16cex:commentExtensible w16cex:durableId="2807358C" w16cex:dateUtc="2023-05-11T16:36:00Z"/>
  <w16cex:commentExtensible w16cex:durableId="28F494A1" w16cex:dateUtc="2023-11-07T18:49:00Z"/>
  <w16cex:commentExtensible w16cex:durableId="28F498FD" w16cex:dateUtc="2023-11-07T19:07:00Z"/>
  <w16cex:commentExtensible w16cex:durableId="01FB1E47" w16cex:dateUtc="2023-10-31T18:19:00Z"/>
  <w16cex:commentExtensible w16cex:durableId="28F4C613" w16cex:dateUtc="2023-11-07T22:20:00Z"/>
  <w16cex:commentExtensible w16cex:durableId="7880380D" w16cex:dateUtc="2024-01-02T18:51:00Z"/>
  <w16cex:commentExtensible w16cex:durableId="28F4C95B" w16cex:dateUtc="2023-11-07T22:34:00Z"/>
  <w16cex:commentExtensible w16cex:durableId="69EB1F10" w16cex:dateUtc="2024-01-02T19:02:00Z"/>
  <w16cex:commentExtensible w16cex:durableId="28F4DCC2" w16cex:dateUtc="2023-11-07T23:56:00Z"/>
  <w16cex:commentExtensible w16cex:durableId="7F490F3D" w16cex:dateUtc="2024-01-17T00:11:00Z"/>
  <w16cex:commentExtensible w16cex:durableId="28F60D88" w16cex:dateUtc="2023-11-08T21:37:00Z"/>
  <w16cex:commentExtensible w16cex:durableId="0DC4268D" w16cex:dateUtc="2024-01-17T19:37:00Z"/>
  <w16cex:commentExtensible w16cex:durableId="2E449FCA" w16cex:dateUtc="2023-10-31T19:06:00Z"/>
  <w16cex:commentExtensible w16cex:durableId="28F61129" w16cex:dateUtc="2023-11-08T21:52:00Z"/>
  <w16cex:commentExtensible w16cex:durableId="1B5B8779" w16cex:dateUtc="2024-01-17T00: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9FB648" w16cid:durableId="40CCE9DC"/>
  <w16cid:commentId w16cid:paraId="0F679E4C" w16cid:durableId="5F87A93F"/>
  <w16cid:commentId w16cid:paraId="101C4A2F" w16cid:durableId="28EF7B78"/>
  <w16cid:commentId w16cid:paraId="6F7B61A2" w16cid:durableId="69FC4391"/>
  <w16cid:commentId w16cid:paraId="3D620228" w16cid:durableId="28F60760"/>
  <w16cid:commentId w16cid:paraId="2189D39A" w16cid:durableId="280734E1"/>
  <w16cid:commentId w16cid:paraId="68982F6D" w16cid:durableId="28F49500"/>
  <w16cid:commentId w16cid:paraId="3F876FB2" w16cid:durableId="280734EF"/>
  <w16cid:commentId w16cid:paraId="706F1993" w16cid:durableId="28F494B5"/>
  <w16cid:commentId w16cid:paraId="04F103D1" w16cid:durableId="2807358C"/>
  <w16cid:commentId w16cid:paraId="3D9B19F0" w16cid:durableId="28F494A1"/>
  <w16cid:commentId w16cid:paraId="7F3E5605" w16cid:durableId="28F498FD"/>
  <w16cid:commentId w16cid:paraId="257487F6" w16cid:durableId="01FB1E47"/>
  <w16cid:commentId w16cid:paraId="734BA2A7" w16cid:durableId="28F4C613"/>
  <w16cid:commentId w16cid:paraId="48A9D678" w16cid:durableId="7880380D"/>
  <w16cid:commentId w16cid:paraId="34AE938B" w16cid:durableId="28F4C95B"/>
  <w16cid:commentId w16cid:paraId="214C61F6" w16cid:durableId="69EB1F10"/>
  <w16cid:commentId w16cid:paraId="38235A40" w16cid:durableId="28F4DCC2"/>
  <w16cid:commentId w16cid:paraId="07324EBC" w16cid:durableId="7F490F3D"/>
  <w16cid:commentId w16cid:paraId="1DDCA438" w16cid:durableId="28F60D88"/>
  <w16cid:commentId w16cid:paraId="796120F1" w16cid:durableId="0DC4268D"/>
  <w16cid:commentId w16cid:paraId="2B8DFF9E" w16cid:durableId="2E449FCA"/>
  <w16cid:commentId w16cid:paraId="60DDDF2F" w16cid:durableId="28F61129"/>
  <w16cid:commentId w16cid:paraId="271BC6F0" w16cid:durableId="1B5B877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Calibri">
    <w:altName w:val="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217811"/>
    <w:multiLevelType w:val="hybridMultilevel"/>
    <w:tmpl w:val="06FE9D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3587A33"/>
    <w:multiLevelType w:val="hybridMultilevel"/>
    <w:tmpl w:val="04D0F4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EF683E"/>
    <w:multiLevelType w:val="hybridMultilevel"/>
    <w:tmpl w:val="C9EC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B16989"/>
    <w:multiLevelType w:val="hybridMultilevel"/>
    <w:tmpl w:val="B41415F6"/>
    <w:lvl w:ilvl="0" w:tplc="6BA29294">
      <w:start w:val="1"/>
      <w:numFmt w:val="bullet"/>
      <w:lvlText w:val="-"/>
      <w:lvlJc w:val="left"/>
      <w:pPr>
        <w:ind w:left="720" w:hanging="360"/>
      </w:pPr>
      <w:rPr>
        <w:rFonts w:ascii="Times" w:eastAsiaTheme="minorHAnsi" w:hAnsi="Time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F1008D"/>
    <w:multiLevelType w:val="hybridMultilevel"/>
    <w:tmpl w:val="A5402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0139782">
    <w:abstractNumId w:val="4"/>
  </w:num>
  <w:num w:numId="2" w16cid:durableId="1377313157">
    <w:abstractNumId w:val="0"/>
  </w:num>
  <w:num w:numId="3" w16cid:durableId="390079577">
    <w:abstractNumId w:val="1"/>
  </w:num>
  <w:num w:numId="4" w16cid:durableId="1857499491">
    <w:abstractNumId w:val="2"/>
  </w:num>
  <w:num w:numId="5" w16cid:durableId="139049830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lazewicz, Steven Joseph">
    <w15:presenceInfo w15:providerId="AD" w15:userId="S::blazewicz1@llnl.gov::fc7b50cf-1bc7-44b8-a8e0-8206ff343b48"/>
  </w15:person>
  <w15:person w15:author="Peter Chuckran">
    <w15:presenceInfo w15:providerId="AD" w15:userId="S::pete.chuckran@BERKELEY.EDU::abac7ea4-8ef4-4f20-b3b8-61c0be6dd0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BD0"/>
    <w:rsid w:val="000006F4"/>
    <w:rsid w:val="000007DA"/>
    <w:rsid w:val="00013356"/>
    <w:rsid w:val="0001610F"/>
    <w:rsid w:val="00023192"/>
    <w:rsid w:val="0002471F"/>
    <w:rsid w:val="000322AF"/>
    <w:rsid w:val="00034E41"/>
    <w:rsid w:val="0004067B"/>
    <w:rsid w:val="00041910"/>
    <w:rsid w:val="00043507"/>
    <w:rsid w:val="00044FBF"/>
    <w:rsid w:val="00050C8E"/>
    <w:rsid w:val="000726AA"/>
    <w:rsid w:val="000A1E1F"/>
    <w:rsid w:val="000A2334"/>
    <w:rsid w:val="000B19EF"/>
    <w:rsid w:val="000B3A95"/>
    <w:rsid w:val="000B6B50"/>
    <w:rsid w:val="000D427F"/>
    <w:rsid w:val="000D4495"/>
    <w:rsid w:val="000E1917"/>
    <w:rsid w:val="000E1A1E"/>
    <w:rsid w:val="000F552A"/>
    <w:rsid w:val="00105D59"/>
    <w:rsid w:val="00106BD0"/>
    <w:rsid w:val="00131BB2"/>
    <w:rsid w:val="00140970"/>
    <w:rsid w:val="00141C5E"/>
    <w:rsid w:val="00141CAC"/>
    <w:rsid w:val="001533B3"/>
    <w:rsid w:val="00162B83"/>
    <w:rsid w:val="00162F79"/>
    <w:rsid w:val="001635FD"/>
    <w:rsid w:val="00166B50"/>
    <w:rsid w:val="001717B5"/>
    <w:rsid w:val="00183389"/>
    <w:rsid w:val="001836CB"/>
    <w:rsid w:val="00194030"/>
    <w:rsid w:val="001B04E2"/>
    <w:rsid w:val="001B0A8E"/>
    <w:rsid w:val="001B25C9"/>
    <w:rsid w:val="001B5A40"/>
    <w:rsid w:val="001B5F3B"/>
    <w:rsid w:val="001E2570"/>
    <w:rsid w:val="001E44D6"/>
    <w:rsid w:val="001F2C05"/>
    <w:rsid w:val="00202B95"/>
    <w:rsid w:val="00210979"/>
    <w:rsid w:val="0021791B"/>
    <w:rsid w:val="00217A7A"/>
    <w:rsid w:val="0022251E"/>
    <w:rsid w:val="00225A06"/>
    <w:rsid w:val="00226AB5"/>
    <w:rsid w:val="002350E8"/>
    <w:rsid w:val="00244F80"/>
    <w:rsid w:val="00246E37"/>
    <w:rsid w:val="0024714B"/>
    <w:rsid w:val="0026713D"/>
    <w:rsid w:val="00286954"/>
    <w:rsid w:val="00290232"/>
    <w:rsid w:val="0029081B"/>
    <w:rsid w:val="00292AE0"/>
    <w:rsid w:val="002A2A1F"/>
    <w:rsid w:val="002B08A5"/>
    <w:rsid w:val="002B5DF5"/>
    <w:rsid w:val="002C3846"/>
    <w:rsid w:val="003126B2"/>
    <w:rsid w:val="00313E90"/>
    <w:rsid w:val="003163D2"/>
    <w:rsid w:val="00321C34"/>
    <w:rsid w:val="003505F9"/>
    <w:rsid w:val="003577B4"/>
    <w:rsid w:val="00366AB9"/>
    <w:rsid w:val="00375668"/>
    <w:rsid w:val="003758FF"/>
    <w:rsid w:val="00375AF8"/>
    <w:rsid w:val="0037774A"/>
    <w:rsid w:val="00383E59"/>
    <w:rsid w:val="00390FC1"/>
    <w:rsid w:val="00392AF0"/>
    <w:rsid w:val="00394B9C"/>
    <w:rsid w:val="00394F40"/>
    <w:rsid w:val="003A0E94"/>
    <w:rsid w:val="003A17EF"/>
    <w:rsid w:val="003A6369"/>
    <w:rsid w:val="003C6B68"/>
    <w:rsid w:val="003D3321"/>
    <w:rsid w:val="003F3F80"/>
    <w:rsid w:val="003F4ED8"/>
    <w:rsid w:val="0040144E"/>
    <w:rsid w:val="00406BD4"/>
    <w:rsid w:val="0041709C"/>
    <w:rsid w:val="00451586"/>
    <w:rsid w:val="004531BA"/>
    <w:rsid w:val="004638C3"/>
    <w:rsid w:val="004655E9"/>
    <w:rsid w:val="0047550A"/>
    <w:rsid w:val="004757E0"/>
    <w:rsid w:val="0049521E"/>
    <w:rsid w:val="004A0674"/>
    <w:rsid w:val="004A1928"/>
    <w:rsid w:val="004A45B4"/>
    <w:rsid w:val="004A5967"/>
    <w:rsid w:val="004D47ED"/>
    <w:rsid w:val="004D6BED"/>
    <w:rsid w:val="004E1DA7"/>
    <w:rsid w:val="004E6283"/>
    <w:rsid w:val="004E6F8B"/>
    <w:rsid w:val="00503896"/>
    <w:rsid w:val="00530127"/>
    <w:rsid w:val="005363F5"/>
    <w:rsid w:val="005407B0"/>
    <w:rsid w:val="00540848"/>
    <w:rsid w:val="00542D71"/>
    <w:rsid w:val="00586258"/>
    <w:rsid w:val="00592C64"/>
    <w:rsid w:val="005A6748"/>
    <w:rsid w:val="005B04CE"/>
    <w:rsid w:val="005D7B78"/>
    <w:rsid w:val="005E768B"/>
    <w:rsid w:val="00601C7F"/>
    <w:rsid w:val="0060728B"/>
    <w:rsid w:val="00613C7A"/>
    <w:rsid w:val="0062225B"/>
    <w:rsid w:val="00632223"/>
    <w:rsid w:val="00635556"/>
    <w:rsid w:val="00641D0D"/>
    <w:rsid w:val="00657975"/>
    <w:rsid w:val="00677D62"/>
    <w:rsid w:val="00694846"/>
    <w:rsid w:val="006B1D48"/>
    <w:rsid w:val="006C5E61"/>
    <w:rsid w:val="006C5FFC"/>
    <w:rsid w:val="006F3E3F"/>
    <w:rsid w:val="0073120A"/>
    <w:rsid w:val="00747855"/>
    <w:rsid w:val="00747D8F"/>
    <w:rsid w:val="00757EA6"/>
    <w:rsid w:val="00764F31"/>
    <w:rsid w:val="00767169"/>
    <w:rsid w:val="007675AF"/>
    <w:rsid w:val="007737CE"/>
    <w:rsid w:val="00784044"/>
    <w:rsid w:val="007A02A8"/>
    <w:rsid w:val="007A0402"/>
    <w:rsid w:val="007E41F8"/>
    <w:rsid w:val="00802BB2"/>
    <w:rsid w:val="00805D7F"/>
    <w:rsid w:val="00810B32"/>
    <w:rsid w:val="00823C3A"/>
    <w:rsid w:val="00840BFF"/>
    <w:rsid w:val="00841659"/>
    <w:rsid w:val="00863F0B"/>
    <w:rsid w:val="0088495F"/>
    <w:rsid w:val="008930E4"/>
    <w:rsid w:val="0089556A"/>
    <w:rsid w:val="008A74C0"/>
    <w:rsid w:val="008B0094"/>
    <w:rsid w:val="008C7580"/>
    <w:rsid w:val="008E04FE"/>
    <w:rsid w:val="008E4C83"/>
    <w:rsid w:val="008E4EF5"/>
    <w:rsid w:val="008E6A1C"/>
    <w:rsid w:val="008F0735"/>
    <w:rsid w:val="008F6DA7"/>
    <w:rsid w:val="00905320"/>
    <w:rsid w:val="00906284"/>
    <w:rsid w:val="00912DFD"/>
    <w:rsid w:val="00925D1E"/>
    <w:rsid w:val="00927EAE"/>
    <w:rsid w:val="009314CB"/>
    <w:rsid w:val="009367C5"/>
    <w:rsid w:val="00936B30"/>
    <w:rsid w:val="00955043"/>
    <w:rsid w:val="00956B27"/>
    <w:rsid w:val="009614DC"/>
    <w:rsid w:val="00977DD5"/>
    <w:rsid w:val="00985E2E"/>
    <w:rsid w:val="009861CD"/>
    <w:rsid w:val="00986DBF"/>
    <w:rsid w:val="00994834"/>
    <w:rsid w:val="009A0E64"/>
    <w:rsid w:val="009A28F5"/>
    <w:rsid w:val="009A4719"/>
    <w:rsid w:val="009B5F82"/>
    <w:rsid w:val="009C7B1A"/>
    <w:rsid w:val="009D6090"/>
    <w:rsid w:val="009E2047"/>
    <w:rsid w:val="00A0748F"/>
    <w:rsid w:val="00A23C86"/>
    <w:rsid w:val="00A241EB"/>
    <w:rsid w:val="00A27642"/>
    <w:rsid w:val="00A3286D"/>
    <w:rsid w:val="00A47431"/>
    <w:rsid w:val="00A518EC"/>
    <w:rsid w:val="00A56F41"/>
    <w:rsid w:val="00A6519E"/>
    <w:rsid w:val="00A72740"/>
    <w:rsid w:val="00A863EF"/>
    <w:rsid w:val="00A86550"/>
    <w:rsid w:val="00A86BA8"/>
    <w:rsid w:val="00AA1D24"/>
    <w:rsid w:val="00AA24F7"/>
    <w:rsid w:val="00AA297B"/>
    <w:rsid w:val="00AB0284"/>
    <w:rsid w:val="00AC70DB"/>
    <w:rsid w:val="00AD63D4"/>
    <w:rsid w:val="00AF0264"/>
    <w:rsid w:val="00AF553F"/>
    <w:rsid w:val="00AF5C98"/>
    <w:rsid w:val="00AF6332"/>
    <w:rsid w:val="00B15D96"/>
    <w:rsid w:val="00B20FDC"/>
    <w:rsid w:val="00B213F8"/>
    <w:rsid w:val="00B2349D"/>
    <w:rsid w:val="00B32323"/>
    <w:rsid w:val="00B42B64"/>
    <w:rsid w:val="00B5161B"/>
    <w:rsid w:val="00B5501C"/>
    <w:rsid w:val="00B6499A"/>
    <w:rsid w:val="00B93BAF"/>
    <w:rsid w:val="00BA4890"/>
    <w:rsid w:val="00BB32C4"/>
    <w:rsid w:val="00BC0C72"/>
    <w:rsid w:val="00BC36A7"/>
    <w:rsid w:val="00BD57B1"/>
    <w:rsid w:val="00BE6660"/>
    <w:rsid w:val="00BF5962"/>
    <w:rsid w:val="00C016DA"/>
    <w:rsid w:val="00C040C2"/>
    <w:rsid w:val="00C108B7"/>
    <w:rsid w:val="00C17A21"/>
    <w:rsid w:val="00C235FD"/>
    <w:rsid w:val="00C23D69"/>
    <w:rsid w:val="00C43A95"/>
    <w:rsid w:val="00C5496E"/>
    <w:rsid w:val="00CB3CA1"/>
    <w:rsid w:val="00CB54AF"/>
    <w:rsid w:val="00CD3BC8"/>
    <w:rsid w:val="00CF15B8"/>
    <w:rsid w:val="00D05381"/>
    <w:rsid w:val="00D10B88"/>
    <w:rsid w:val="00D13C05"/>
    <w:rsid w:val="00D21F57"/>
    <w:rsid w:val="00D52743"/>
    <w:rsid w:val="00D533A6"/>
    <w:rsid w:val="00D63FF0"/>
    <w:rsid w:val="00D83A9B"/>
    <w:rsid w:val="00D91496"/>
    <w:rsid w:val="00D927BE"/>
    <w:rsid w:val="00D92F53"/>
    <w:rsid w:val="00D9521E"/>
    <w:rsid w:val="00DC7468"/>
    <w:rsid w:val="00DF79A3"/>
    <w:rsid w:val="00E0644E"/>
    <w:rsid w:val="00E115EB"/>
    <w:rsid w:val="00E13E98"/>
    <w:rsid w:val="00E24C80"/>
    <w:rsid w:val="00E31827"/>
    <w:rsid w:val="00E45E4F"/>
    <w:rsid w:val="00E742C9"/>
    <w:rsid w:val="00E84C36"/>
    <w:rsid w:val="00EA4E01"/>
    <w:rsid w:val="00EC0E40"/>
    <w:rsid w:val="00ED61F9"/>
    <w:rsid w:val="00ED62B1"/>
    <w:rsid w:val="00EF084E"/>
    <w:rsid w:val="00F0613E"/>
    <w:rsid w:val="00F13464"/>
    <w:rsid w:val="00F145AA"/>
    <w:rsid w:val="00F14F7A"/>
    <w:rsid w:val="00F24C36"/>
    <w:rsid w:val="00F30641"/>
    <w:rsid w:val="00F60B15"/>
    <w:rsid w:val="00F73C73"/>
    <w:rsid w:val="00F75C62"/>
    <w:rsid w:val="00F94A02"/>
    <w:rsid w:val="00FA4F5B"/>
    <w:rsid w:val="00FC0968"/>
    <w:rsid w:val="00FC6DF5"/>
    <w:rsid w:val="00FC6F21"/>
    <w:rsid w:val="00FD1486"/>
    <w:rsid w:val="00FD3CE5"/>
    <w:rsid w:val="00FD7640"/>
    <w:rsid w:val="00FE0C3B"/>
    <w:rsid w:val="00FE65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0E175"/>
  <w15:chartTrackingRefBased/>
  <w15:docId w15:val="{4146EAAC-F8E9-5649-8A2B-ED47CC58C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B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tion-enable-hover">
    <w:name w:val="notion-enable-hover"/>
    <w:basedOn w:val="DefaultParagraphFont"/>
    <w:rsid w:val="00106BD0"/>
  </w:style>
  <w:style w:type="character" w:styleId="CommentReference">
    <w:name w:val="annotation reference"/>
    <w:basedOn w:val="DefaultParagraphFont"/>
    <w:uiPriority w:val="99"/>
    <w:semiHidden/>
    <w:unhideWhenUsed/>
    <w:rsid w:val="00106BD0"/>
    <w:rPr>
      <w:sz w:val="16"/>
      <w:szCs w:val="16"/>
    </w:rPr>
  </w:style>
  <w:style w:type="paragraph" w:styleId="Bibliography">
    <w:name w:val="Bibliography"/>
    <w:basedOn w:val="Normal"/>
    <w:next w:val="Normal"/>
    <w:uiPriority w:val="37"/>
    <w:unhideWhenUsed/>
    <w:rsid w:val="00106BD0"/>
    <w:pPr>
      <w:tabs>
        <w:tab w:val="left" w:pos="500"/>
      </w:tabs>
      <w:spacing w:after="240"/>
      <w:ind w:left="504" w:hanging="504"/>
    </w:pPr>
  </w:style>
  <w:style w:type="paragraph" w:styleId="ListParagraph">
    <w:name w:val="List Paragraph"/>
    <w:basedOn w:val="Normal"/>
    <w:uiPriority w:val="34"/>
    <w:qFormat/>
    <w:rsid w:val="00106BD0"/>
    <w:pPr>
      <w:ind w:left="720"/>
      <w:contextualSpacing/>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sid w:val="00EA4E01"/>
    <w:rPr>
      <w:b/>
      <w:bCs/>
    </w:rPr>
  </w:style>
  <w:style w:type="character" w:customStyle="1" w:styleId="CommentSubjectChar">
    <w:name w:val="Comment Subject Char"/>
    <w:basedOn w:val="CommentTextChar"/>
    <w:link w:val="CommentSubject"/>
    <w:uiPriority w:val="99"/>
    <w:semiHidden/>
    <w:rsid w:val="00EA4E01"/>
    <w:rPr>
      <w:b/>
      <w:bCs/>
      <w:sz w:val="20"/>
      <w:szCs w:val="20"/>
    </w:rPr>
  </w:style>
  <w:style w:type="character" w:styleId="LineNumber">
    <w:name w:val="line number"/>
    <w:basedOn w:val="DefaultParagraphFont"/>
    <w:uiPriority w:val="99"/>
    <w:semiHidden/>
    <w:unhideWhenUsed/>
    <w:rsid w:val="0004067B"/>
  </w:style>
  <w:style w:type="paragraph" w:styleId="Revision">
    <w:name w:val="Revision"/>
    <w:hidden/>
    <w:uiPriority w:val="99"/>
    <w:semiHidden/>
    <w:rsid w:val="008F0735"/>
  </w:style>
  <w:style w:type="character" w:styleId="Hyperlink">
    <w:name w:val="Hyperlink"/>
    <w:basedOn w:val="DefaultParagraphFont"/>
    <w:uiPriority w:val="99"/>
    <w:unhideWhenUsed/>
    <w:rsid w:val="004A1928"/>
    <w:rPr>
      <w:color w:val="0563C1" w:themeColor="hyperlink"/>
      <w:u w:val="single"/>
    </w:rPr>
  </w:style>
  <w:style w:type="character" w:styleId="UnresolvedMention">
    <w:name w:val="Unresolved Mention"/>
    <w:basedOn w:val="DefaultParagraphFont"/>
    <w:uiPriority w:val="99"/>
    <w:semiHidden/>
    <w:unhideWhenUsed/>
    <w:rsid w:val="004A1928"/>
    <w:rPr>
      <w:color w:val="605E5C"/>
      <w:shd w:val="clear" w:color="auto" w:fill="E1DFDD"/>
    </w:rPr>
  </w:style>
  <w:style w:type="paragraph" w:styleId="NormalWeb">
    <w:name w:val="Normal (Web)"/>
    <w:basedOn w:val="Normal"/>
    <w:uiPriority w:val="99"/>
    <w:semiHidden/>
    <w:unhideWhenUsed/>
    <w:rsid w:val="006F3E3F"/>
    <w:pPr>
      <w:spacing w:before="100" w:beforeAutospacing="1" w:after="100" w:afterAutospacing="1"/>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DC746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609495">
      <w:bodyDiv w:val="1"/>
      <w:marLeft w:val="0"/>
      <w:marRight w:val="0"/>
      <w:marTop w:val="0"/>
      <w:marBottom w:val="0"/>
      <w:divBdr>
        <w:top w:val="none" w:sz="0" w:space="0" w:color="auto"/>
        <w:left w:val="none" w:sz="0" w:space="0" w:color="auto"/>
        <w:bottom w:val="none" w:sz="0" w:space="0" w:color="auto"/>
        <w:right w:val="none" w:sz="0" w:space="0" w:color="auto"/>
      </w:divBdr>
      <w:divsChild>
        <w:div w:id="822281621">
          <w:marLeft w:val="0"/>
          <w:marRight w:val="0"/>
          <w:marTop w:val="0"/>
          <w:marBottom w:val="0"/>
          <w:divBdr>
            <w:top w:val="none" w:sz="0" w:space="0" w:color="auto"/>
            <w:left w:val="none" w:sz="0" w:space="0" w:color="auto"/>
            <w:bottom w:val="none" w:sz="0" w:space="0" w:color="auto"/>
            <w:right w:val="none" w:sz="0" w:space="0" w:color="auto"/>
          </w:divBdr>
          <w:divsChild>
            <w:div w:id="9069836">
              <w:marLeft w:val="0"/>
              <w:marRight w:val="0"/>
              <w:marTop w:val="0"/>
              <w:marBottom w:val="0"/>
              <w:divBdr>
                <w:top w:val="none" w:sz="0" w:space="0" w:color="auto"/>
                <w:left w:val="none" w:sz="0" w:space="0" w:color="auto"/>
                <w:bottom w:val="none" w:sz="0" w:space="0" w:color="auto"/>
                <w:right w:val="none" w:sz="0" w:space="0" w:color="auto"/>
              </w:divBdr>
              <w:divsChild>
                <w:div w:id="108547227">
                  <w:marLeft w:val="0"/>
                  <w:marRight w:val="0"/>
                  <w:marTop w:val="0"/>
                  <w:marBottom w:val="0"/>
                  <w:divBdr>
                    <w:top w:val="none" w:sz="0" w:space="0" w:color="auto"/>
                    <w:left w:val="none" w:sz="0" w:space="0" w:color="auto"/>
                    <w:bottom w:val="none" w:sz="0" w:space="0" w:color="auto"/>
                    <w:right w:val="none" w:sz="0" w:space="0" w:color="auto"/>
                  </w:divBdr>
                  <w:divsChild>
                    <w:div w:id="11006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850093">
      <w:bodyDiv w:val="1"/>
      <w:marLeft w:val="0"/>
      <w:marRight w:val="0"/>
      <w:marTop w:val="0"/>
      <w:marBottom w:val="0"/>
      <w:divBdr>
        <w:top w:val="none" w:sz="0" w:space="0" w:color="auto"/>
        <w:left w:val="none" w:sz="0" w:space="0" w:color="auto"/>
        <w:bottom w:val="none" w:sz="0" w:space="0" w:color="auto"/>
        <w:right w:val="none" w:sz="0" w:space="0" w:color="auto"/>
      </w:divBdr>
    </w:div>
    <w:div w:id="178653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AD50D-BA1B-2B4D-A020-9B090B456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2393</TotalTime>
  <Pages>25</Pages>
  <Words>36501</Words>
  <Characters>208061</Characters>
  <Application>Microsoft Office Word</Application>
  <DocSecurity>0</DocSecurity>
  <Lines>1733</Lines>
  <Paragraphs>488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Chuckran</dc:creator>
  <cp:keywords/>
  <dc:description/>
  <cp:lastModifiedBy>Peter Chuckran</cp:lastModifiedBy>
  <cp:revision>6</cp:revision>
  <dcterms:created xsi:type="dcterms:W3CDTF">2024-01-02T19:15:00Z</dcterms:created>
  <dcterms:modified xsi:type="dcterms:W3CDTF">2024-01-19T22:04:00Z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id="FHZ4GnpM"/&gt;&lt;style id="http://www.zotero.org/styles/pnas" hasBibliography="1" bibliographyStyleHasBeenSet="1"/&gt;&lt;prefs&gt;&lt;pref name="fieldType" value="Field"/&gt;&lt;/prefs&gt;&lt;/data&gt;</vt:lpwstr>
  </property>
</Properties>
</file>